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 xml:space="preserve">Le représentant </w:t>
      </w:r>
      <w:proofErr w:type="spellStart"/>
      <w:r w:rsidRPr="007663E2">
        <w:rPr>
          <w:sz w:val="24"/>
          <w:szCs w:val="24"/>
        </w:rPr>
        <w:t>a</w:t>
      </w:r>
      <w:proofErr w:type="spellEnd"/>
      <w:r w:rsidRPr="007663E2">
        <w:rPr>
          <w:sz w:val="24"/>
          <w:szCs w:val="24"/>
        </w:rPr>
        <w:t xml:space="preserve">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EB5E13">
      <w:pPr>
        <w:rPr>
          <w:sz w:val="24"/>
          <w:szCs w:val="24"/>
        </w:rPr>
      </w:pPr>
      <w:r>
        <w:rPr>
          <w:noProof/>
        </w:rPr>
        <w:lastRenderedPageBreak/>
        <w:pict w14:anchorId="2B77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EB5E13">
      <w:pPr>
        <w:rPr>
          <w:sz w:val="24"/>
          <w:szCs w:val="24"/>
        </w:rPr>
      </w:pPr>
      <w:r>
        <w:rPr>
          <w:noProof/>
        </w:rPr>
        <w:pict w14:anchorId="1A734DCE">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1038860</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p>
    <w:p w:rsidR="00D149B7" w:rsidRDefault="00D149B7" w:rsidP="001E32CE">
      <w:pPr>
        <w:ind w:firstLine="709"/>
        <w:rPr>
          <w:sz w:val="24"/>
          <w:szCs w:val="24"/>
        </w:rPr>
      </w:pPr>
    </w:p>
    <w:p w:rsidR="00B964A0" w:rsidRDefault="00D149B7" w:rsidP="00B964A0">
      <w:pPr>
        <w:rPr>
          <w:sz w:val="24"/>
          <w:szCs w:val="24"/>
        </w:rPr>
      </w:pPr>
      <w:r>
        <w:rPr>
          <w:sz w:val="24"/>
          <w:szCs w:val="24"/>
        </w:rPr>
        <w:t>Dans l’entête doit apparaitre le</w:t>
      </w:r>
      <w:r w:rsidR="00B964A0">
        <w:rPr>
          <w:sz w:val="24"/>
          <w:szCs w:val="24"/>
        </w:rPr>
        <w:t xml:space="preserve"> logo de l’évènement, le titre du rapport, le nom de l’évènement et du sous évènement et </w:t>
      </w:r>
      <w:r w:rsidR="00E116E6">
        <w:rPr>
          <w:sz w:val="24"/>
          <w:szCs w:val="24"/>
        </w:rPr>
        <w:t>pour</w:t>
      </w:r>
      <w:r w:rsidR="00B964A0">
        <w:rPr>
          <w:sz w:val="24"/>
          <w:szCs w:val="24"/>
        </w:rPr>
        <w:t xml:space="preserve">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595725" w:rsidRDefault="00595725" w:rsidP="0095175D">
      <w:pPr>
        <w:pStyle w:val="Paragraphedeliste"/>
        <w:numPr>
          <w:ilvl w:val="0"/>
          <w:numId w:val="7"/>
        </w:numPr>
        <w:rPr>
          <w:sz w:val="24"/>
          <w:szCs w:val="24"/>
        </w:rPr>
      </w:pPr>
      <w:r w:rsidRPr="00595725">
        <w:rPr>
          <w:sz w:val="24"/>
          <w:szCs w:val="24"/>
        </w:rPr>
        <w:t>Rapport des appels d’offre</w:t>
      </w:r>
    </w:p>
    <w:p w:rsidR="0098120D" w:rsidRDefault="0098120D" w:rsidP="0098120D">
      <w:pPr>
        <w:pStyle w:val="Paragraphedeliste"/>
        <w:rPr>
          <w:sz w:val="24"/>
          <w:szCs w:val="24"/>
        </w:rPr>
      </w:pPr>
    </w:p>
    <w:p w:rsidR="00595725" w:rsidRPr="002E4A1C" w:rsidRDefault="00F07CAF" w:rsidP="002E4A1C">
      <w:pPr>
        <w:pStyle w:val="Paragraphedeliste"/>
        <w:numPr>
          <w:ilvl w:val="0"/>
          <w:numId w:val="8"/>
        </w:numPr>
        <w:rPr>
          <w:sz w:val="24"/>
          <w:szCs w:val="24"/>
        </w:rPr>
      </w:pPr>
      <w:r>
        <w:rPr>
          <w:noProof/>
          <w:lang w:eastAsia="fr-CA"/>
        </w:rPr>
        <w:lastRenderedPageBreak/>
        <w:drawing>
          <wp:anchor distT="0" distB="0" distL="114300" distR="114300" simplePos="0" relativeHeight="251678720" behindDoc="0" locked="0" layoutInCell="1" allowOverlap="1" wp14:anchorId="157FE84D" wp14:editId="66FF8140">
            <wp:simplePos x="0" y="0"/>
            <wp:positionH relativeFrom="margin">
              <wp:posOffset>-58352</wp:posOffset>
            </wp:positionH>
            <wp:positionV relativeFrom="paragraph">
              <wp:posOffset>834729</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w:t>
      </w:r>
      <w:r w:rsidRPr="002E4A1C">
        <w:rPr>
          <w:sz w:val="24"/>
          <w:szCs w:val="24"/>
        </w:rPr>
        <w:t>.  Comme informations on aura le nom, la date d’envoi, la date de requise, la description de l’appel d’offre, son statut</w:t>
      </w:r>
      <w:r w:rsidR="000E21A1">
        <w:rPr>
          <w:sz w:val="24"/>
          <w:szCs w:val="24"/>
        </w:rPr>
        <w:t xml:space="preserve"> et </w:t>
      </w:r>
      <w:r w:rsidRPr="002E4A1C">
        <w:rPr>
          <w:sz w:val="24"/>
          <w:szCs w:val="24"/>
        </w:rPr>
        <w:t xml:space="preserve">aussi le canal sur lequel elle est publié. Voici un exemple : </w:t>
      </w:r>
    </w:p>
    <w:p w:rsidR="00595725" w:rsidRDefault="003E23E5" w:rsidP="0095175D">
      <w:pPr>
        <w:pStyle w:val="Paragraphedeliste"/>
        <w:numPr>
          <w:ilvl w:val="0"/>
          <w:numId w:val="10"/>
        </w:numPr>
        <w:rPr>
          <w:sz w:val="24"/>
          <w:szCs w:val="24"/>
        </w:rPr>
      </w:pPr>
      <w:r w:rsidRPr="002C355D">
        <w:rPr>
          <w:sz w:val="24"/>
          <w:szCs w:val="24"/>
        </w:rPr>
        <w:t xml:space="preserve">Ce rapport doit aussi contenir les informations sur les </w:t>
      </w:r>
      <w:r w:rsidR="000E21A1">
        <w:rPr>
          <w:sz w:val="24"/>
          <w:szCs w:val="24"/>
        </w:rPr>
        <w:t>soumissions</w:t>
      </w:r>
      <w:r w:rsidRPr="002C355D">
        <w:rPr>
          <w:sz w:val="24"/>
          <w:szCs w:val="24"/>
        </w:rPr>
        <w:t xml:space="preserve">. Comme informations on </w:t>
      </w:r>
    </w:p>
    <w:p w:rsidR="002E32C4" w:rsidRDefault="003E23E5" w:rsidP="0095175D">
      <w:pPr>
        <w:pStyle w:val="Paragraphedeliste"/>
        <w:numPr>
          <w:ilvl w:val="0"/>
          <w:numId w:val="10"/>
        </w:numPr>
        <w:rPr>
          <w:sz w:val="24"/>
          <w:szCs w:val="24"/>
        </w:rPr>
      </w:pPr>
      <w:r w:rsidRPr="002C355D">
        <w:rPr>
          <w:sz w:val="24"/>
          <w:szCs w:val="24"/>
        </w:rPr>
        <w:t>aura le nom de l’agence à laquelle on soumet la soumission, le nom de l’appel d’offre relié à cette soumission</w:t>
      </w:r>
      <w:r w:rsidR="00576C29" w:rsidRPr="002C355D">
        <w:rPr>
          <w:sz w:val="24"/>
          <w:szCs w:val="24"/>
        </w:rPr>
        <w:t>, son  prix, son statut acceptée ou  refusée et pour finir</w:t>
      </w:r>
      <w:r w:rsidR="00484AEC" w:rsidRPr="002C355D">
        <w:rPr>
          <w:sz w:val="24"/>
          <w:szCs w:val="24"/>
        </w:rPr>
        <w:t xml:space="preserve"> le commentaire de l’agence de publicité</w:t>
      </w: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7B26B0" w:rsidRPr="00595725" w:rsidRDefault="007B26B0" w:rsidP="00595725">
      <w:pPr>
        <w:ind w:left="360"/>
        <w:rPr>
          <w:sz w:val="24"/>
          <w:szCs w:val="24"/>
        </w:rPr>
      </w:pPr>
    </w:p>
    <w:p w:rsidR="00410E08" w:rsidRDefault="00410E08" w:rsidP="0095175D">
      <w:pPr>
        <w:pStyle w:val="Paragraphedeliste"/>
        <w:numPr>
          <w:ilvl w:val="0"/>
          <w:numId w:val="11"/>
        </w:numPr>
        <w:rPr>
          <w:sz w:val="24"/>
          <w:szCs w:val="24"/>
        </w:rPr>
      </w:pPr>
      <w:r>
        <w:rPr>
          <w:sz w:val="24"/>
          <w:szCs w:val="24"/>
        </w:rPr>
        <w:t>Il y aura aussi un graphique qui représente le montant des soumissions en fonctions des agences de publicités</w:t>
      </w:r>
      <w:r w:rsidR="007B26B0" w:rsidRPr="007B26B0">
        <w:rPr>
          <w:sz w:val="24"/>
          <w:szCs w:val="24"/>
        </w:rPr>
        <w:t xml:space="preserve"> reliées à ces soumissions</w:t>
      </w:r>
      <w:r>
        <w:rPr>
          <w:sz w:val="24"/>
          <w:szCs w:val="24"/>
        </w:rPr>
        <w:t>.</w:t>
      </w:r>
    </w:p>
    <w:p w:rsidR="00410E08" w:rsidRPr="00410E08" w:rsidRDefault="003B7837" w:rsidP="00410E08">
      <w:pPr>
        <w:rPr>
          <w:sz w:val="24"/>
          <w:szCs w:val="24"/>
        </w:rPr>
      </w:pPr>
      <w:r>
        <w:rPr>
          <w:noProof/>
          <w:sz w:val="24"/>
          <w:szCs w:val="24"/>
          <w:lang w:eastAsia="fr-CA"/>
        </w:rPr>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7C6FCE">
      <w:pPr>
        <w:pStyle w:val="Paragraphedeliste"/>
        <w:rPr>
          <w:sz w:val="24"/>
          <w:szCs w:val="24"/>
        </w:rPr>
      </w:pPr>
    </w:p>
    <w:p w:rsidR="00B028AE" w:rsidRDefault="00B028AE" w:rsidP="007C6FCE">
      <w:pPr>
        <w:pStyle w:val="Paragraphedeliste"/>
        <w:numPr>
          <w:ilvl w:val="0"/>
          <w:numId w:val="7"/>
        </w:numPr>
        <w:rPr>
          <w:sz w:val="24"/>
          <w:szCs w:val="24"/>
        </w:rPr>
      </w:pPr>
      <w:r>
        <w:rPr>
          <w:sz w:val="24"/>
          <w:szCs w:val="24"/>
        </w:rPr>
        <w:t>Rapport du Calculateur</w:t>
      </w:r>
    </w:p>
    <w:p w:rsidR="00B028AE" w:rsidRDefault="00B028AE" w:rsidP="00B028AE">
      <w:pPr>
        <w:pStyle w:val="Paragraphedeliste"/>
        <w:rPr>
          <w:sz w:val="24"/>
          <w:szCs w:val="24"/>
        </w:rPr>
      </w:pPr>
      <w:r>
        <w:rPr>
          <w:noProof/>
          <w:lang w:eastAsia="fr-CA"/>
        </w:rPr>
        <w:drawing>
          <wp:inline distT="0" distB="0" distL="0" distR="0" wp14:anchorId="06E1C990" wp14:editId="089FF676">
            <wp:extent cx="6400800" cy="30232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3235"/>
                    </a:xfrm>
                    <a:prstGeom prst="rect">
                      <a:avLst/>
                    </a:prstGeom>
                  </pic:spPr>
                </pic:pic>
              </a:graphicData>
            </a:graphic>
          </wp:inline>
        </w:drawing>
      </w: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lastRenderedPageBreak/>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03475"/>
                    </a:xfrm>
                    <a:prstGeom prst="rect">
                      <a:avLst/>
                    </a:prstGeom>
                  </pic:spPr>
                </pic:pic>
              </a:graphicData>
            </a:graphic>
          </wp:inline>
        </w:drawing>
      </w:r>
    </w:p>
    <w:p w:rsidR="00592210" w:rsidRPr="00EB5E13" w:rsidRDefault="00FC42D2" w:rsidP="00EB5E13">
      <w:pPr>
        <w:pStyle w:val="Paragraphedeliste"/>
        <w:rPr>
          <w:sz w:val="24"/>
          <w:szCs w:val="24"/>
        </w:rPr>
      </w:pPr>
      <w:r>
        <w:rPr>
          <w:sz w:val="24"/>
          <w:szCs w:val="24"/>
        </w:rPr>
        <w:t>Les résultats des réductions sont résumés dans un tableau et les revenus sont affichés au bas de tableau.</w:t>
      </w:r>
    </w:p>
    <w:p w:rsidR="007C6FCE" w:rsidRDefault="007C6FCE" w:rsidP="007C6FCE">
      <w:pPr>
        <w:pStyle w:val="Paragraphedeliste"/>
        <w:rPr>
          <w:sz w:val="24"/>
          <w:szCs w:val="24"/>
        </w:rPr>
      </w:pPr>
    </w:p>
    <w:p w:rsidR="00EB5E13" w:rsidRDefault="00EB5E13" w:rsidP="00EB5E13">
      <w:pPr>
        <w:pStyle w:val="Paragraphedeliste"/>
        <w:rPr>
          <w:sz w:val="24"/>
          <w:szCs w:val="24"/>
        </w:rPr>
      </w:pPr>
      <w:bookmarkStart w:id="0" w:name="_GoBack"/>
      <w:bookmarkEnd w:id="0"/>
    </w:p>
    <w:p w:rsidR="007C6FCE" w:rsidRDefault="007C6FCE" w:rsidP="007C6FCE">
      <w:pPr>
        <w:pStyle w:val="Paragraphedeliste"/>
        <w:numPr>
          <w:ilvl w:val="0"/>
          <w:numId w:val="7"/>
        </w:numPr>
        <w:rPr>
          <w:sz w:val="24"/>
          <w:szCs w:val="24"/>
        </w:rPr>
      </w:pPr>
      <w:r w:rsidRPr="003D7587">
        <w:rPr>
          <w:sz w:val="24"/>
          <w:szCs w:val="24"/>
        </w:rPr>
        <w:lastRenderedPageBreak/>
        <w:t xml:space="preserve">Rapport des </w:t>
      </w:r>
      <w:r>
        <w:rPr>
          <w:sz w:val="24"/>
          <w:szCs w:val="24"/>
        </w:rPr>
        <w:t>Commanditaires</w:t>
      </w:r>
    </w:p>
    <w:p w:rsidR="007C6FCE" w:rsidRDefault="007C6FCE" w:rsidP="007C6FCE">
      <w:pPr>
        <w:pStyle w:val="Paragraphedeliste"/>
        <w:rPr>
          <w:sz w:val="24"/>
          <w:szCs w:val="24"/>
        </w:rPr>
      </w:pPr>
      <w:r>
        <w:rPr>
          <w:sz w:val="24"/>
          <w:szCs w:val="24"/>
        </w:rPr>
        <w:t xml:space="preserve">Ce rapport doit contenir : </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évènements</w:t>
      </w:r>
    </w:p>
    <w:p w:rsidR="007C6FCE" w:rsidRDefault="007C6FCE" w:rsidP="007C6FCE">
      <w:pPr>
        <w:pStyle w:val="Paragraphedeliste"/>
        <w:numPr>
          <w:ilvl w:val="0"/>
          <w:numId w:val="12"/>
        </w:numPr>
        <w:rPr>
          <w:sz w:val="24"/>
          <w:szCs w:val="24"/>
        </w:rPr>
      </w:pPr>
      <w:r>
        <w:rPr>
          <w:sz w:val="24"/>
          <w:szCs w:val="24"/>
        </w:rPr>
        <w:t>Les commanditaires et la date à laquelle ils ont fait les dons le tout classé par le montant total des dons.</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sous-évènements</w:t>
      </w:r>
    </w:p>
    <w:p w:rsidR="007C6FCE" w:rsidRPr="00955F64" w:rsidRDefault="007C6FCE" w:rsidP="007C6FCE">
      <w:pPr>
        <w:pStyle w:val="Paragraphedeliste"/>
        <w:numPr>
          <w:ilvl w:val="0"/>
          <w:numId w:val="12"/>
        </w:numPr>
        <w:rPr>
          <w:sz w:val="24"/>
          <w:szCs w:val="24"/>
        </w:rPr>
      </w:pPr>
      <w:r>
        <w:rPr>
          <w:sz w:val="24"/>
          <w:szCs w:val="24"/>
        </w:rPr>
        <w:t>Un graphique (3D) qui va contenir les commanditaires en foncions du total de leurs dons.</w:t>
      </w:r>
    </w:p>
    <w:p w:rsidR="00B964A0" w:rsidRDefault="00B964A0">
      <w:pPr>
        <w:rPr>
          <w:ins w:id="1" w:author="utilisateur" w:date="2016-11-28T11:11:00Z"/>
          <w:sz w:val="24"/>
          <w:szCs w:val="24"/>
        </w:rPr>
      </w:pPr>
      <w:ins w:id="2" w:author="utilisateur" w:date="2016-11-28T11:11:00Z">
        <w:r>
          <w:rPr>
            <w:sz w:val="24"/>
            <w:szCs w:val="24"/>
          </w:rPr>
          <w:br w:type="page"/>
        </w:r>
      </w:ins>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A525A" w:rsidP="00AF0338">
      <w:pPr>
        <w:rPr>
          <w:sz w:val="24"/>
          <w:szCs w:val="24"/>
        </w:rPr>
      </w:pPr>
      <w:r>
        <w:rPr>
          <w:noProof/>
          <w:sz w:val="24"/>
          <w:szCs w:val="24"/>
          <w:lang w:eastAsia="fr-CA"/>
        </w:rPr>
        <w:drawing>
          <wp:anchor distT="0" distB="0" distL="114300" distR="114300" simplePos="0" relativeHeight="251664384" behindDoc="1" locked="0" layoutInCell="1" allowOverlap="1">
            <wp:simplePos x="0" y="0"/>
            <wp:positionH relativeFrom="margin">
              <wp:align>right</wp:align>
            </wp:positionH>
            <wp:positionV relativeFrom="paragraph">
              <wp:posOffset>485775</wp:posOffset>
            </wp:positionV>
            <wp:extent cx="6400800" cy="3165475"/>
            <wp:effectExtent l="19050" t="19050" r="19050" b="15875"/>
            <wp:wrapTight wrapText="bothSides">
              <wp:wrapPolygon edited="0">
                <wp:start x="-64" y="-130"/>
                <wp:lineTo x="-64" y="21578"/>
                <wp:lineTo x="21600" y="21578"/>
                <wp:lineTo x="21600" y="-130"/>
                <wp:lineTo x="-64" y="-13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ch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AF0338">
        <w:rPr>
          <w:sz w:val="24"/>
          <w:szCs w:val="24"/>
        </w:rPr>
        <w:tab/>
        <w:t xml:space="preserve">Deuxièmement, pour ce qui est de la sécurité à la connexion, si l’utilisateur manque 3 fois son mot de passe, il doit passer plusieurs étape tels que : </w:t>
      </w:r>
    </w:p>
    <w:p w:rsidR="00AA525A" w:rsidRDefault="00AA525A" w:rsidP="00AF0338">
      <w:pPr>
        <w:rPr>
          <w:sz w:val="24"/>
          <w:szCs w:val="24"/>
        </w:rPr>
      </w:pPr>
    </w:p>
    <w:p w:rsidR="00AF0338" w:rsidRDefault="00AF0338" w:rsidP="00AF0338">
      <w:pPr>
        <w:pStyle w:val="Paragraphedeliste"/>
        <w:numPr>
          <w:ilvl w:val="0"/>
          <w:numId w:val="3"/>
        </w:numPr>
        <w:spacing w:line="256" w:lineRule="auto"/>
        <w:rPr>
          <w:sz w:val="24"/>
          <w:szCs w:val="24"/>
        </w:rPr>
      </w:pPr>
      <w:r>
        <w:rPr>
          <w:sz w:val="24"/>
          <w:szCs w:val="24"/>
        </w:rPr>
        <w:t>Un Captcha (Vérifier que ce n’est pas un robot)</w:t>
      </w:r>
    </w:p>
    <w:p w:rsidR="009A4C48" w:rsidRDefault="009A4C48" w:rsidP="009A4C48">
      <w:pPr>
        <w:pStyle w:val="Paragraphedeliste"/>
        <w:spacing w:line="256" w:lineRule="auto"/>
        <w:rPr>
          <w:sz w:val="24"/>
          <w:szCs w:val="24"/>
        </w:rPr>
      </w:pPr>
    </w:p>
    <w:p w:rsidR="009A4C48" w:rsidRDefault="009A4C48" w:rsidP="009A4C48">
      <w:pPr>
        <w:pStyle w:val="Paragraphedeliste"/>
        <w:spacing w:line="256" w:lineRule="auto"/>
        <w:rPr>
          <w:sz w:val="24"/>
          <w:szCs w:val="24"/>
        </w:rPr>
      </w:pPr>
    </w:p>
    <w:p w:rsidR="003E251A" w:rsidRDefault="009A4C48" w:rsidP="003E251A">
      <w:pPr>
        <w:pStyle w:val="Paragraphedeliste"/>
        <w:spacing w:line="256" w:lineRule="auto"/>
        <w:rPr>
          <w:sz w:val="24"/>
          <w:szCs w:val="24"/>
        </w:rPr>
      </w:pPr>
      <w:r>
        <w:rPr>
          <w:sz w:val="24"/>
          <w:szCs w:val="24"/>
        </w:rPr>
        <w:t>N.B. Le Captcha peut différer de la version finale.</w:t>
      </w:r>
    </w:p>
    <w:p w:rsidR="003E251A" w:rsidRDefault="003E251A" w:rsidP="003E251A">
      <w:pPr>
        <w:spacing w:line="256" w:lineRule="auto"/>
        <w:rPr>
          <w:sz w:val="24"/>
          <w:szCs w:val="24"/>
        </w:rPr>
      </w:pPr>
    </w:p>
    <w:p w:rsidR="003E251A" w:rsidRPr="003E251A" w:rsidRDefault="003E251A" w:rsidP="003E251A">
      <w:pPr>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lastRenderedPageBreak/>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D76E60"/>
    <w:multiLevelType w:val="hybridMultilevel"/>
    <w:tmpl w:val="52807E4E"/>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3"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84A6FBC"/>
    <w:multiLevelType w:val="hybridMultilevel"/>
    <w:tmpl w:val="7D500B5A"/>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5"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6" w15:restartNumberingAfterBreak="0">
    <w:nsid w:val="58F861BB"/>
    <w:multiLevelType w:val="hybridMultilevel"/>
    <w:tmpl w:val="F80C97CE"/>
    <w:lvl w:ilvl="0" w:tplc="0C0C000B">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608D5A83"/>
    <w:multiLevelType w:val="hybridMultilevel"/>
    <w:tmpl w:val="4B80EE6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0A02E82"/>
    <w:multiLevelType w:val="hybridMultilevel"/>
    <w:tmpl w:val="D9ECEBF0"/>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9"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B817B0B"/>
    <w:multiLevelType w:val="hybridMultilevel"/>
    <w:tmpl w:val="38103C04"/>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1"/>
  </w:num>
  <w:num w:numId="6">
    <w:abstractNumId w:val="9"/>
  </w:num>
  <w:num w:numId="7">
    <w:abstractNumId w:val="10"/>
  </w:num>
  <w:num w:numId="8">
    <w:abstractNumId w:val="2"/>
  </w:num>
  <w:num w:numId="9">
    <w:abstractNumId w:val="4"/>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80274"/>
    <w:rsid w:val="000873B7"/>
    <w:rsid w:val="000E21A1"/>
    <w:rsid w:val="000E47C2"/>
    <w:rsid w:val="00112F2D"/>
    <w:rsid w:val="00132CF8"/>
    <w:rsid w:val="00191687"/>
    <w:rsid w:val="001C2AEF"/>
    <w:rsid w:val="001E32CE"/>
    <w:rsid w:val="001F3C7E"/>
    <w:rsid w:val="00206C48"/>
    <w:rsid w:val="0020700D"/>
    <w:rsid w:val="00242101"/>
    <w:rsid w:val="0028511E"/>
    <w:rsid w:val="0028657B"/>
    <w:rsid w:val="002875D3"/>
    <w:rsid w:val="002C355D"/>
    <w:rsid w:val="002D094E"/>
    <w:rsid w:val="002D3636"/>
    <w:rsid w:val="002E32C4"/>
    <w:rsid w:val="002E4A1C"/>
    <w:rsid w:val="002F795D"/>
    <w:rsid w:val="00305C15"/>
    <w:rsid w:val="003275F2"/>
    <w:rsid w:val="00387B8A"/>
    <w:rsid w:val="00393D61"/>
    <w:rsid w:val="00394D26"/>
    <w:rsid w:val="003A212B"/>
    <w:rsid w:val="003A24CB"/>
    <w:rsid w:val="003B4EB8"/>
    <w:rsid w:val="003B7837"/>
    <w:rsid w:val="003D3666"/>
    <w:rsid w:val="003D7587"/>
    <w:rsid w:val="003E23E5"/>
    <w:rsid w:val="003E251A"/>
    <w:rsid w:val="00400255"/>
    <w:rsid w:val="00403841"/>
    <w:rsid w:val="00403E56"/>
    <w:rsid w:val="00410E08"/>
    <w:rsid w:val="004263EB"/>
    <w:rsid w:val="004453DB"/>
    <w:rsid w:val="00473CBD"/>
    <w:rsid w:val="00484AEC"/>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76C29"/>
    <w:rsid w:val="00584B60"/>
    <w:rsid w:val="00592210"/>
    <w:rsid w:val="0059465B"/>
    <w:rsid w:val="00595725"/>
    <w:rsid w:val="005B6213"/>
    <w:rsid w:val="005B6986"/>
    <w:rsid w:val="005D3F1E"/>
    <w:rsid w:val="005E695C"/>
    <w:rsid w:val="00600919"/>
    <w:rsid w:val="00610C03"/>
    <w:rsid w:val="00632FA9"/>
    <w:rsid w:val="00634617"/>
    <w:rsid w:val="00666D1A"/>
    <w:rsid w:val="00667AFC"/>
    <w:rsid w:val="0067336E"/>
    <w:rsid w:val="00697971"/>
    <w:rsid w:val="006A5130"/>
    <w:rsid w:val="006B4675"/>
    <w:rsid w:val="006C3B0D"/>
    <w:rsid w:val="006C4F46"/>
    <w:rsid w:val="006D01A4"/>
    <w:rsid w:val="006F3EA1"/>
    <w:rsid w:val="007026E2"/>
    <w:rsid w:val="007067A9"/>
    <w:rsid w:val="00710569"/>
    <w:rsid w:val="007241A9"/>
    <w:rsid w:val="007368E1"/>
    <w:rsid w:val="00753E52"/>
    <w:rsid w:val="007663E2"/>
    <w:rsid w:val="00772DFA"/>
    <w:rsid w:val="007841F8"/>
    <w:rsid w:val="00794FA6"/>
    <w:rsid w:val="007A2FC0"/>
    <w:rsid w:val="007B26B0"/>
    <w:rsid w:val="007C0C98"/>
    <w:rsid w:val="007C6FCE"/>
    <w:rsid w:val="007E2431"/>
    <w:rsid w:val="007E3C75"/>
    <w:rsid w:val="007F39E0"/>
    <w:rsid w:val="007F6768"/>
    <w:rsid w:val="00800B1E"/>
    <w:rsid w:val="008016C4"/>
    <w:rsid w:val="00807438"/>
    <w:rsid w:val="00812D6B"/>
    <w:rsid w:val="00867664"/>
    <w:rsid w:val="008813DE"/>
    <w:rsid w:val="008C7B3E"/>
    <w:rsid w:val="008D064C"/>
    <w:rsid w:val="00914CB2"/>
    <w:rsid w:val="009232E5"/>
    <w:rsid w:val="00940D8E"/>
    <w:rsid w:val="00944BED"/>
    <w:rsid w:val="0095175D"/>
    <w:rsid w:val="00955F64"/>
    <w:rsid w:val="00973228"/>
    <w:rsid w:val="0098120D"/>
    <w:rsid w:val="00991A36"/>
    <w:rsid w:val="009A4C48"/>
    <w:rsid w:val="009D0B88"/>
    <w:rsid w:val="00A232B7"/>
    <w:rsid w:val="00A24B8E"/>
    <w:rsid w:val="00A40538"/>
    <w:rsid w:val="00A43D54"/>
    <w:rsid w:val="00A45EF6"/>
    <w:rsid w:val="00A73662"/>
    <w:rsid w:val="00A913B3"/>
    <w:rsid w:val="00AA42FA"/>
    <w:rsid w:val="00AA525A"/>
    <w:rsid w:val="00AC0309"/>
    <w:rsid w:val="00AC15E3"/>
    <w:rsid w:val="00AE4595"/>
    <w:rsid w:val="00AF0338"/>
    <w:rsid w:val="00B028AE"/>
    <w:rsid w:val="00B220C8"/>
    <w:rsid w:val="00B30A5C"/>
    <w:rsid w:val="00B509A9"/>
    <w:rsid w:val="00B51866"/>
    <w:rsid w:val="00B53291"/>
    <w:rsid w:val="00B956A9"/>
    <w:rsid w:val="00B964A0"/>
    <w:rsid w:val="00BD60ED"/>
    <w:rsid w:val="00C05B13"/>
    <w:rsid w:val="00C05E69"/>
    <w:rsid w:val="00C077DB"/>
    <w:rsid w:val="00C31C05"/>
    <w:rsid w:val="00C41D65"/>
    <w:rsid w:val="00C554D9"/>
    <w:rsid w:val="00C55798"/>
    <w:rsid w:val="00C666C4"/>
    <w:rsid w:val="00C77903"/>
    <w:rsid w:val="00C85846"/>
    <w:rsid w:val="00C86DED"/>
    <w:rsid w:val="00CA25D0"/>
    <w:rsid w:val="00CD786B"/>
    <w:rsid w:val="00CE4940"/>
    <w:rsid w:val="00D124F2"/>
    <w:rsid w:val="00D149B7"/>
    <w:rsid w:val="00D3722D"/>
    <w:rsid w:val="00DA35CC"/>
    <w:rsid w:val="00DB6005"/>
    <w:rsid w:val="00DB64DE"/>
    <w:rsid w:val="00DD7F86"/>
    <w:rsid w:val="00DE6F47"/>
    <w:rsid w:val="00DF39BA"/>
    <w:rsid w:val="00E116E6"/>
    <w:rsid w:val="00E27863"/>
    <w:rsid w:val="00E55093"/>
    <w:rsid w:val="00E560C8"/>
    <w:rsid w:val="00E57FD6"/>
    <w:rsid w:val="00E67183"/>
    <w:rsid w:val="00E71EC6"/>
    <w:rsid w:val="00EB478C"/>
    <w:rsid w:val="00EB57D4"/>
    <w:rsid w:val="00EB5E13"/>
    <w:rsid w:val="00EB6E17"/>
    <w:rsid w:val="00EF03C3"/>
    <w:rsid w:val="00F07CAF"/>
    <w:rsid w:val="00F11A95"/>
    <w:rsid w:val="00F21331"/>
    <w:rsid w:val="00F43077"/>
    <w:rsid w:val="00F45B5C"/>
    <w:rsid w:val="00F52DA3"/>
    <w:rsid w:val="00F6075A"/>
    <w:rsid w:val="00F8196A"/>
    <w:rsid w:val="00FA32F6"/>
    <w:rsid w:val="00FB2AFA"/>
    <w:rsid w:val="00FB4F0C"/>
    <w:rsid w:val="00FC019F"/>
    <w:rsid w:val="00FC42D2"/>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ED6A4-18BA-4FF0-B236-A670E1FCE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17</Pages>
  <Words>1729</Words>
  <Characters>9514</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11221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Kevin Kuété</cp:lastModifiedBy>
  <cp:revision>4</cp:revision>
  <dcterms:created xsi:type="dcterms:W3CDTF">2016-11-10T16:02:00Z</dcterms:created>
  <dcterms:modified xsi:type="dcterms:W3CDTF">2016-11-28T16:23:00Z</dcterms:modified>
</cp:coreProperties>
</file>