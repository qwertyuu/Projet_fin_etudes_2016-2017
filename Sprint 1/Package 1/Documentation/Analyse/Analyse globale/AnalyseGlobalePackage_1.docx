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640"/>
          </w:tblGrid>
          <w:tr w:rsidR="00F732E6" w14:paraId="6F390F24" w14:textId="77777777">
            <w:tc>
              <w:tcPr>
                <w:tcW w:w="10296" w:type="dxa"/>
              </w:tcPr>
              <w:p w14:paraId="34BDC4F1" w14:textId="77777777" w:rsidR="00F732E6" w:rsidRPr="00F732E6" w:rsidRDefault="002F0FF2"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EndPr/>
                  <w:sdtContent>
                    <w:r w:rsidR="00E6237B">
                      <w:rPr>
                        <w:sz w:val="96"/>
                        <w:szCs w:val="96"/>
                      </w:rPr>
                      <w:t>Projet Modélisation</w:t>
                    </w:r>
                  </w:sdtContent>
                </w:sdt>
              </w:p>
            </w:tc>
          </w:tr>
          <w:tr w:rsidR="00F732E6" w14:paraId="4CAA81AF" w14:textId="77777777">
            <w:tc>
              <w:tcPr>
                <w:tcW w:w="0" w:type="auto"/>
                <w:vAlign w:val="bottom"/>
              </w:tcPr>
              <w:p w14:paraId="7B06BDC1" w14:textId="77777777" w:rsidR="00F732E6" w:rsidRDefault="002F0FF2"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EndPr/>
                  <w:sdtContent>
                    <w:r w:rsidR="00E6237B">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618D1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EndPr/>
                                <w:sdtContent>
                                  <w:p w14:paraId="6DAC6900" w14:textId="77777777" w:rsidR="00E6237B" w:rsidRDefault="00E6237B">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E6237B" w:rsidRDefault="00E6237B">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7DE6E6F"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95FBC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EndPr/>
      <w:sdtContent>
        <w:p w14:paraId="7EFBB259" w14:textId="77777777" w:rsidR="00A3123E" w:rsidRDefault="00A3123E">
          <w:pPr>
            <w:pStyle w:val="En-ttedetabledesmatires"/>
          </w:pPr>
          <w:r>
            <w:rPr>
              <w:lang w:val="fr-FR"/>
            </w:rPr>
            <w:t>Contenu</w:t>
          </w:r>
          <w:r w:rsidR="00BF40E1">
            <w:rPr>
              <w:rStyle w:val="Appelnotedebasdep"/>
              <w:lang w:val="fr-FR"/>
            </w:rPr>
            <w:footnoteReference w:id="2"/>
          </w:r>
        </w:p>
        <w:p w14:paraId="5641E14A" w14:textId="77777777" w:rsidR="00447444" w:rsidRDefault="00A3123E">
          <w:pPr>
            <w:pStyle w:val="TM1"/>
            <w:tabs>
              <w:tab w:val="right" w:leader="dot" w:pos="8630"/>
            </w:tabs>
            <w:rPr>
              <w:noProof/>
            </w:rPr>
          </w:pPr>
          <w:r>
            <w:fldChar w:fldCharType="begin"/>
          </w:r>
          <w:r>
            <w:instrText xml:space="preserve"> TOC \o "1-3" \h \z \u </w:instrText>
          </w:r>
          <w:r>
            <w:fldChar w:fldCharType="separate"/>
          </w:r>
          <w:hyperlink w:anchor="_Toc460229491" w:history="1">
            <w:r w:rsidR="00447444" w:rsidRPr="008F27B2">
              <w:rPr>
                <w:rStyle w:val="Lienhypertexte"/>
                <w:noProof/>
              </w:rPr>
              <w:t>Introduction</w:t>
            </w:r>
            <w:r w:rsidR="00447444">
              <w:rPr>
                <w:noProof/>
                <w:webHidden/>
              </w:rPr>
              <w:tab/>
            </w:r>
            <w:r w:rsidR="00447444">
              <w:rPr>
                <w:noProof/>
                <w:webHidden/>
              </w:rPr>
              <w:fldChar w:fldCharType="begin"/>
            </w:r>
            <w:r w:rsidR="00447444">
              <w:rPr>
                <w:noProof/>
                <w:webHidden/>
              </w:rPr>
              <w:instrText xml:space="preserve"> PAGEREF _Toc460229491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86CA9AD" w14:textId="77777777" w:rsidR="00447444" w:rsidRDefault="002F0FF2">
          <w:pPr>
            <w:pStyle w:val="TM1"/>
            <w:tabs>
              <w:tab w:val="right" w:leader="dot" w:pos="8630"/>
            </w:tabs>
            <w:rPr>
              <w:noProof/>
            </w:rPr>
          </w:pPr>
          <w:hyperlink w:anchor="_Toc460229492" w:history="1">
            <w:r w:rsidR="00447444" w:rsidRPr="008F27B2">
              <w:rPr>
                <w:rStyle w:val="Lienhypertexte"/>
                <w:noProof/>
              </w:rPr>
              <w:t>Analyse globale</w:t>
            </w:r>
            <w:r w:rsidR="00447444">
              <w:rPr>
                <w:noProof/>
                <w:webHidden/>
              </w:rPr>
              <w:tab/>
            </w:r>
            <w:r w:rsidR="00447444">
              <w:rPr>
                <w:noProof/>
                <w:webHidden/>
              </w:rPr>
              <w:fldChar w:fldCharType="begin"/>
            </w:r>
            <w:r w:rsidR="00447444">
              <w:rPr>
                <w:noProof/>
                <w:webHidden/>
              </w:rPr>
              <w:instrText xml:space="preserve"> PAGEREF _Toc460229492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3BB62ADD" w14:textId="77777777" w:rsidR="00447444" w:rsidRDefault="002F0FF2">
          <w:pPr>
            <w:pStyle w:val="TM2"/>
            <w:tabs>
              <w:tab w:val="right" w:leader="dot" w:pos="8630"/>
            </w:tabs>
            <w:rPr>
              <w:noProof/>
            </w:rPr>
          </w:pPr>
          <w:hyperlink w:anchor="_Toc460229493" w:history="1">
            <w:r w:rsidR="00447444" w:rsidRPr="008F27B2">
              <w:rPr>
                <w:rStyle w:val="Lienhypertexte"/>
                <w:noProof/>
              </w:rPr>
              <w:t>Contexte</w:t>
            </w:r>
            <w:r w:rsidR="00447444">
              <w:rPr>
                <w:noProof/>
                <w:webHidden/>
              </w:rPr>
              <w:tab/>
            </w:r>
            <w:r w:rsidR="00447444">
              <w:rPr>
                <w:noProof/>
                <w:webHidden/>
              </w:rPr>
              <w:fldChar w:fldCharType="begin"/>
            </w:r>
            <w:r w:rsidR="00447444">
              <w:rPr>
                <w:noProof/>
                <w:webHidden/>
              </w:rPr>
              <w:instrText xml:space="preserve"> PAGEREF _Toc460229493 \h </w:instrText>
            </w:r>
            <w:r w:rsidR="00447444">
              <w:rPr>
                <w:noProof/>
                <w:webHidden/>
              </w:rPr>
            </w:r>
            <w:r w:rsidR="00447444">
              <w:rPr>
                <w:noProof/>
                <w:webHidden/>
              </w:rPr>
              <w:fldChar w:fldCharType="separate"/>
            </w:r>
            <w:r w:rsidR="00447444">
              <w:rPr>
                <w:noProof/>
                <w:webHidden/>
              </w:rPr>
              <w:t>3</w:t>
            </w:r>
            <w:r w:rsidR="00447444">
              <w:rPr>
                <w:noProof/>
                <w:webHidden/>
              </w:rPr>
              <w:fldChar w:fldCharType="end"/>
            </w:r>
          </w:hyperlink>
        </w:p>
        <w:p w14:paraId="56973208" w14:textId="77777777" w:rsidR="00447444" w:rsidRDefault="002F0FF2">
          <w:pPr>
            <w:pStyle w:val="TM1"/>
            <w:tabs>
              <w:tab w:val="right" w:leader="dot" w:pos="8630"/>
            </w:tabs>
            <w:rPr>
              <w:noProof/>
            </w:rPr>
          </w:pPr>
          <w:hyperlink w:anchor="_Toc460229494" w:history="1">
            <w:r w:rsidR="00447444" w:rsidRPr="008F27B2">
              <w:rPr>
                <w:rStyle w:val="Lienhypertexte"/>
                <w:noProof/>
              </w:rPr>
              <w:t>Conclusion</w:t>
            </w:r>
            <w:r w:rsidR="00447444">
              <w:rPr>
                <w:noProof/>
                <w:webHidden/>
              </w:rPr>
              <w:tab/>
            </w:r>
            <w:r w:rsidR="00447444">
              <w:rPr>
                <w:noProof/>
                <w:webHidden/>
              </w:rPr>
              <w:fldChar w:fldCharType="begin"/>
            </w:r>
            <w:r w:rsidR="00447444">
              <w:rPr>
                <w:noProof/>
                <w:webHidden/>
              </w:rPr>
              <w:instrText xml:space="preserve"> PAGEREF _Toc460229494 \h </w:instrText>
            </w:r>
            <w:r w:rsidR="00447444">
              <w:rPr>
                <w:noProof/>
                <w:webHidden/>
              </w:rPr>
            </w:r>
            <w:r w:rsidR="00447444">
              <w:rPr>
                <w:noProof/>
                <w:webHidden/>
              </w:rPr>
              <w:fldChar w:fldCharType="separate"/>
            </w:r>
            <w:r w:rsidR="00447444">
              <w:rPr>
                <w:noProof/>
                <w:webHidden/>
              </w:rPr>
              <w:t>5</w:t>
            </w:r>
            <w:r w:rsidR="00447444">
              <w:rPr>
                <w:noProof/>
                <w:webHidden/>
              </w:rPr>
              <w:fldChar w:fldCharType="end"/>
            </w:r>
          </w:hyperlink>
        </w:p>
        <w:p w14:paraId="01673D45" w14:textId="77777777" w:rsidR="00447444" w:rsidRDefault="002F0FF2">
          <w:pPr>
            <w:pStyle w:val="TM1"/>
            <w:tabs>
              <w:tab w:val="right" w:leader="dot" w:pos="8630"/>
            </w:tabs>
            <w:rPr>
              <w:noProof/>
            </w:rPr>
          </w:pPr>
          <w:hyperlink w:anchor="_Toc460229495" w:history="1">
            <w:r w:rsidR="00447444" w:rsidRPr="008F27B2">
              <w:rPr>
                <w:rStyle w:val="Lienhypertexte"/>
                <w:noProof/>
              </w:rPr>
              <w:t>Documentation de classe</w:t>
            </w:r>
            <w:r w:rsidR="00447444">
              <w:rPr>
                <w:noProof/>
                <w:webHidden/>
              </w:rPr>
              <w:tab/>
            </w:r>
            <w:r w:rsidR="00447444">
              <w:rPr>
                <w:noProof/>
                <w:webHidden/>
              </w:rPr>
              <w:fldChar w:fldCharType="begin"/>
            </w:r>
            <w:r w:rsidR="00447444">
              <w:rPr>
                <w:noProof/>
                <w:webHidden/>
              </w:rPr>
              <w:instrText xml:space="preserve"> PAGEREF _Toc460229495 \h </w:instrText>
            </w:r>
            <w:r w:rsidR="00447444">
              <w:rPr>
                <w:noProof/>
                <w:webHidden/>
              </w:rPr>
            </w:r>
            <w:r w:rsidR="00447444">
              <w:rPr>
                <w:noProof/>
                <w:webHidden/>
              </w:rPr>
              <w:fldChar w:fldCharType="separate"/>
            </w:r>
            <w:r w:rsidR="00447444">
              <w:rPr>
                <w:noProof/>
                <w:webHidden/>
              </w:rPr>
              <w:t>6</w:t>
            </w:r>
            <w:r w:rsidR="00447444">
              <w:rPr>
                <w:noProof/>
                <w:webHidden/>
              </w:rPr>
              <w:fldChar w:fldCharType="end"/>
            </w:r>
          </w:hyperlink>
        </w:p>
        <w:p w14:paraId="70A623CE" w14:textId="77777777" w:rsidR="00447444" w:rsidRDefault="002F0FF2">
          <w:pPr>
            <w:pStyle w:val="TM1"/>
            <w:tabs>
              <w:tab w:val="right" w:leader="dot" w:pos="8630"/>
            </w:tabs>
            <w:rPr>
              <w:noProof/>
            </w:rPr>
          </w:pPr>
          <w:hyperlink w:anchor="_Toc460229496" w:history="1">
            <w:r w:rsidR="00447444" w:rsidRPr="008F27B2">
              <w:rPr>
                <w:rStyle w:val="Lienhypertexte"/>
                <w:noProof/>
              </w:rPr>
              <w:t>Documentation des associations</w:t>
            </w:r>
            <w:r w:rsidR="00447444">
              <w:rPr>
                <w:noProof/>
                <w:webHidden/>
              </w:rPr>
              <w:tab/>
            </w:r>
            <w:r w:rsidR="00447444">
              <w:rPr>
                <w:noProof/>
                <w:webHidden/>
              </w:rPr>
              <w:fldChar w:fldCharType="begin"/>
            </w:r>
            <w:r w:rsidR="00447444">
              <w:rPr>
                <w:noProof/>
                <w:webHidden/>
              </w:rPr>
              <w:instrText xml:space="preserve"> PAGEREF _Toc460229496 \h </w:instrText>
            </w:r>
            <w:r w:rsidR="00447444">
              <w:rPr>
                <w:noProof/>
                <w:webHidden/>
              </w:rPr>
            </w:r>
            <w:r w:rsidR="00447444">
              <w:rPr>
                <w:noProof/>
                <w:webHidden/>
              </w:rPr>
              <w:fldChar w:fldCharType="separate"/>
            </w:r>
            <w:r w:rsidR="00447444">
              <w:rPr>
                <w:noProof/>
                <w:webHidden/>
              </w:rPr>
              <w:t>15</w:t>
            </w:r>
            <w:r w:rsidR="00447444">
              <w:rPr>
                <w:noProof/>
                <w:webHidden/>
              </w:rPr>
              <w:fldChar w:fldCharType="end"/>
            </w:r>
          </w:hyperlink>
        </w:p>
        <w:p w14:paraId="30B88854" w14:textId="77777777" w:rsidR="00447444" w:rsidRDefault="002F0FF2">
          <w:pPr>
            <w:pStyle w:val="TM1"/>
            <w:tabs>
              <w:tab w:val="right" w:leader="dot" w:pos="8630"/>
            </w:tabs>
            <w:rPr>
              <w:noProof/>
            </w:rPr>
          </w:pPr>
          <w:hyperlink w:anchor="_Toc460229497" w:history="1">
            <w:r w:rsidR="00447444" w:rsidRPr="008F27B2">
              <w:rPr>
                <w:rStyle w:val="Lienhypertexte"/>
                <w:noProof/>
              </w:rPr>
              <w:t>Dictionnaire de données</w:t>
            </w:r>
            <w:r w:rsidR="00447444">
              <w:rPr>
                <w:noProof/>
                <w:webHidden/>
              </w:rPr>
              <w:tab/>
            </w:r>
            <w:r w:rsidR="00447444">
              <w:rPr>
                <w:noProof/>
                <w:webHidden/>
              </w:rPr>
              <w:fldChar w:fldCharType="begin"/>
            </w:r>
            <w:r w:rsidR="00447444">
              <w:rPr>
                <w:noProof/>
                <w:webHidden/>
              </w:rPr>
              <w:instrText xml:space="preserve"> PAGEREF _Toc460229497 \h </w:instrText>
            </w:r>
            <w:r w:rsidR="00447444">
              <w:rPr>
                <w:noProof/>
                <w:webHidden/>
              </w:rPr>
            </w:r>
            <w:r w:rsidR="00447444">
              <w:rPr>
                <w:noProof/>
                <w:webHidden/>
              </w:rPr>
              <w:fldChar w:fldCharType="separate"/>
            </w:r>
            <w:r w:rsidR="00447444">
              <w:rPr>
                <w:noProof/>
                <w:webHidden/>
              </w:rPr>
              <w:t>16</w:t>
            </w:r>
            <w:r w:rsidR="00447444">
              <w:rPr>
                <w:noProof/>
                <w:webHidden/>
              </w:rPr>
              <w:fldChar w:fldCharType="end"/>
            </w:r>
          </w:hyperlink>
        </w:p>
        <w:p w14:paraId="3252D283" w14:textId="77777777" w:rsidR="00447444" w:rsidRDefault="002F0FF2">
          <w:pPr>
            <w:pStyle w:val="TM1"/>
            <w:tabs>
              <w:tab w:val="right" w:leader="dot" w:pos="8630"/>
            </w:tabs>
            <w:rPr>
              <w:noProof/>
            </w:rPr>
          </w:pPr>
          <w:hyperlink w:anchor="_Toc460229498" w:history="1">
            <w:r w:rsidR="00447444" w:rsidRPr="008F27B2">
              <w:rPr>
                <w:rStyle w:val="Lienhypertexte"/>
                <w:noProof/>
              </w:rPr>
              <w:t>Acteurs et rôles</w:t>
            </w:r>
            <w:r w:rsidR="00447444">
              <w:rPr>
                <w:noProof/>
                <w:webHidden/>
              </w:rPr>
              <w:tab/>
            </w:r>
            <w:r w:rsidR="00447444">
              <w:rPr>
                <w:noProof/>
                <w:webHidden/>
              </w:rPr>
              <w:fldChar w:fldCharType="begin"/>
            </w:r>
            <w:r w:rsidR="00447444">
              <w:rPr>
                <w:noProof/>
                <w:webHidden/>
              </w:rPr>
              <w:instrText xml:space="preserve"> PAGEREF _Toc460229498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2E62B6D2" w14:textId="77777777" w:rsidR="00447444" w:rsidRDefault="002F0FF2">
          <w:pPr>
            <w:pStyle w:val="TM1"/>
            <w:tabs>
              <w:tab w:val="right" w:leader="dot" w:pos="8630"/>
            </w:tabs>
            <w:rPr>
              <w:noProof/>
            </w:rPr>
          </w:pPr>
          <w:hyperlink w:anchor="_Toc460229499" w:history="1">
            <w:r w:rsidR="00447444" w:rsidRPr="008F27B2">
              <w:rPr>
                <w:rStyle w:val="Lienhypertexte"/>
                <w:noProof/>
              </w:rPr>
              <w:t>Acteurs et événements</w:t>
            </w:r>
            <w:r w:rsidR="00447444">
              <w:rPr>
                <w:noProof/>
                <w:webHidden/>
              </w:rPr>
              <w:tab/>
            </w:r>
            <w:r w:rsidR="00447444">
              <w:rPr>
                <w:noProof/>
                <w:webHidden/>
              </w:rPr>
              <w:fldChar w:fldCharType="begin"/>
            </w:r>
            <w:r w:rsidR="00447444">
              <w:rPr>
                <w:noProof/>
                <w:webHidden/>
              </w:rPr>
              <w:instrText xml:space="preserve"> PAGEREF _Toc460229499 \h </w:instrText>
            </w:r>
            <w:r w:rsidR="00447444">
              <w:rPr>
                <w:noProof/>
                <w:webHidden/>
              </w:rPr>
            </w:r>
            <w:r w:rsidR="00447444">
              <w:rPr>
                <w:noProof/>
                <w:webHidden/>
              </w:rPr>
              <w:fldChar w:fldCharType="separate"/>
            </w:r>
            <w:r w:rsidR="00447444">
              <w:rPr>
                <w:noProof/>
                <w:webHidden/>
              </w:rPr>
              <w:t>22</w:t>
            </w:r>
            <w:r w:rsidR="00447444">
              <w:rPr>
                <w:noProof/>
                <w:webHidden/>
              </w:rPr>
              <w:fldChar w:fldCharType="end"/>
            </w:r>
          </w:hyperlink>
        </w:p>
        <w:p w14:paraId="1C0C57DB" w14:textId="77777777" w:rsidR="00447444" w:rsidRDefault="002F0FF2">
          <w:pPr>
            <w:pStyle w:val="TM1"/>
            <w:tabs>
              <w:tab w:val="right" w:leader="dot" w:pos="8630"/>
            </w:tabs>
            <w:rPr>
              <w:noProof/>
            </w:rPr>
          </w:pPr>
          <w:hyperlink w:anchor="_Toc460229500" w:history="1">
            <w:r w:rsidR="00447444" w:rsidRPr="008F27B2">
              <w:rPr>
                <w:rStyle w:val="Lienhypertexte"/>
                <w:noProof/>
              </w:rPr>
              <w:t>Description narrative</w:t>
            </w:r>
            <w:r w:rsidR="00447444">
              <w:rPr>
                <w:noProof/>
                <w:webHidden/>
              </w:rPr>
              <w:tab/>
            </w:r>
            <w:r w:rsidR="00447444">
              <w:rPr>
                <w:noProof/>
                <w:webHidden/>
              </w:rPr>
              <w:fldChar w:fldCharType="begin"/>
            </w:r>
            <w:r w:rsidR="00447444">
              <w:rPr>
                <w:noProof/>
                <w:webHidden/>
              </w:rPr>
              <w:instrText xml:space="preserve"> PAGEREF _Toc460229500 \h </w:instrText>
            </w:r>
            <w:r w:rsidR="00447444">
              <w:rPr>
                <w:noProof/>
                <w:webHidden/>
              </w:rPr>
            </w:r>
            <w:r w:rsidR="00447444">
              <w:rPr>
                <w:noProof/>
                <w:webHidden/>
              </w:rPr>
              <w:fldChar w:fldCharType="separate"/>
            </w:r>
            <w:r w:rsidR="00447444">
              <w:rPr>
                <w:noProof/>
                <w:webHidden/>
              </w:rPr>
              <w:t>23</w:t>
            </w:r>
            <w:r w:rsidR="00447444">
              <w:rPr>
                <w:noProof/>
                <w:webHidden/>
              </w:rPr>
              <w:fldChar w:fldCharType="end"/>
            </w:r>
          </w:hyperlink>
        </w:p>
        <w:p w14:paraId="20931D90" w14:textId="77777777" w:rsidR="00447444" w:rsidRDefault="002F0FF2">
          <w:pPr>
            <w:pStyle w:val="TM1"/>
            <w:tabs>
              <w:tab w:val="right" w:leader="dot" w:pos="8630"/>
            </w:tabs>
            <w:rPr>
              <w:noProof/>
            </w:rPr>
          </w:pPr>
          <w:hyperlink w:anchor="_Toc460229501" w:history="1">
            <w:r w:rsidR="00447444" w:rsidRPr="008F27B2">
              <w:rPr>
                <w:rStyle w:val="Lienhypertexte"/>
                <w:noProof/>
              </w:rPr>
              <w:t>Diagramme de contexte</w:t>
            </w:r>
            <w:r w:rsidR="00447444">
              <w:rPr>
                <w:noProof/>
                <w:webHidden/>
              </w:rPr>
              <w:tab/>
            </w:r>
            <w:r w:rsidR="00447444">
              <w:rPr>
                <w:noProof/>
                <w:webHidden/>
              </w:rPr>
              <w:fldChar w:fldCharType="begin"/>
            </w:r>
            <w:r w:rsidR="00447444">
              <w:rPr>
                <w:noProof/>
                <w:webHidden/>
              </w:rPr>
              <w:instrText xml:space="preserve"> PAGEREF _Toc460229501 \h </w:instrText>
            </w:r>
            <w:r w:rsidR="00447444">
              <w:rPr>
                <w:noProof/>
                <w:webHidden/>
              </w:rPr>
            </w:r>
            <w:r w:rsidR="00447444">
              <w:rPr>
                <w:noProof/>
                <w:webHidden/>
              </w:rPr>
              <w:fldChar w:fldCharType="separate"/>
            </w:r>
            <w:r w:rsidR="00447444">
              <w:rPr>
                <w:noProof/>
                <w:webHidden/>
              </w:rPr>
              <w:t>42</w:t>
            </w:r>
            <w:r w:rsidR="00447444">
              <w:rPr>
                <w:noProof/>
                <w:webHidden/>
              </w:rPr>
              <w:fldChar w:fldCharType="end"/>
            </w:r>
          </w:hyperlink>
        </w:p>
        <w:p w14:paraId="46E1EF36" w14:textId="77777777" w:rsidR="00447444" w:rsidRDefault="002F0FF2">
          <w:pPr>
            <w:pStyle w:val="TM1"/>
            <w:tabs>
              <w:tab w:val="right" w:leader="dot" w:pos="8630"/>
            </w:tabs>
            <w:rPr>
              <w:noProof/>
            </w:rPr>
          </w:pPr>
          <w:hyperlink w:anchor="_Toc460229502" w:history="1">
            <w:r w:rsidR="00447444" w:rsidRPr="008F27B2">
              <w:rPr>
                <w:rStyle w:val="Lienhypertexte"/>
                <w:noProof/>
              </w:rPr>
              <w:t>Diagramme de package</w:t>
            </w:r>
            <w:r w:rsidR="00447444">
              <w:rPr>
                <w:noProof/>
                <w:webHidden/>
              </w:rPr>
              <w:tab/>
            </w:r>
            <w:r w:rsidR="00447444">
              <w:rPr>
                <w:noProof/>
                <w:webHidden/>
              </w:rPr>
              <w:fldChar w:fldCharType="begin"/>
            </w:r>
            <w:r w:rsidR="00447444">
              <w:rPr>
                <w:noProof/>
                <w:webHidden/>
              </w:rPr>
              <w:instrText xml:space="preserve"> PAGEREF _Toc460229502 \h </w:instrText>
            </w:r>
            <w:r w:rsidR="00447444">
              <w:rPr>
                <w:noProof/>
                <w:webHidden/>
              </w:rPr>
            </w:r>
            <w:r w:rsidR="00447444">
              <w:rPr>
                <w:noProof/>
                <w:webHidden/>
              </w:rPr>
              <w:fldChar w:fldCharType="separate"/>
            </w:r>
            <w:r w:rsidR="00447444">
              <w:rPr>
                <w:noProof/>
                <w:webHidden/>
              </w:rPr>
              <w:t>43</w:t>
            </w:r>
            <w:r w:rsidR="00447444">
              <w:rPr>
                <w:noProof/>
                <w:webHidden/>
              </w:rPr>
              <w:fldChar w:fldCharType="end"/>
            </w:r>
          </w:hyperlink>
        </w:p>
        <w:p w14:paraId="64A2B28C" w14:textId="77777777" w:rsidR="00447444" w:rsidRDefault="002F0FF2">
          <w:pPr>
            <w:pStyle w:val="TM1"/>
            <w:tabs>
              <w:tab w:val="left" w:pos="2975"/>
              <w:tab w:val="right" w:leader="dot" w:pos="8630"/>
            </w:tabs>
            <w:rPr>
              <w:noProof/>
            </w:rPr>
          </w:pPr>
          <w:hyperlink w:anchor="_Toc460229503" w:history="1">
            <w:r w:rsidR="00447444" w:rsidRPr="008F27B2">
              <w:rPr>
                <w:rStyle w:val="Lienhypertexte"/>
                <w:noProof/>
              </w:rPr>
              <w:t>Diagramme de cas d’utilisation</w:t>
            </w:r>
            <w:r w:rsidR="00447444">
              <w:rPr>
                <w:noProof/>
              </w:rPr>
              <w:tab/>
            </w:r>
            <w:r w:rsidR="00447444" w:rsidRPr="008F27B2">
              <w:rPr>
                <w:rStyle w:val="Lienhypertexte"/>
                <w:noProof/>
              </w:rPr>
              <w:t xml:space="preserve">         Gestion de contrat</w:t>
            </w:r>
            <w:r w:rsidR="00447444">
              <w:rPr>
                <w:noProof/>
                <w:webHidden/>
              </w:rPr>
              <w:tab/>
            </w:r>
            <w:r w:rsidR="00447444">
              <w:rPr>
                <w:noProof/>
                <w:webHidden/>
              </w:rPr>
              <w:fldChar w:fldCharType="begin"/>
            </w:r>
            <w:r w:rsidR="00447444">
              <w:rPr>
                <w:noProof/>
                <w:webHidden/>
              </w:rPr>
              <w:instrText xml:space="preserve"> PAGEREF _Toc460229503 \h </w:instrText>
            </w:r>
            <w:r w:rsidR="00447444">
              <w:rPr>
                <w:noProof/>
                <w:webHidden/>
              </w:rPr>
            </w:r>
            <w:r w:rsidR="00447444">
              <w:rPr>
                <w:noProof/>
                <w:webHidden/>
              </w:rPr>
              <w:fldChar w:fldCharType="separate"/>
            </w:r>
            <w:r w:rsidR="00447444">
              <w:rPr>
                <w:noProof/>
                <w:webHidden/>
              </w:rPr>
              <w:t>44</w:t>
            </w:r>
            <w:r w:rsidR="00447444">
              <w:rPr>
                <w:noProof/>
                <w:webHidden/>
              </w:rPr>
              <w:fldChar w:fldCharType="end"/>
            </w:r>
          </w:hyperlink>
        </w:p>
        <w:p w14:paraId="50A88D15" w14:textId="77777777" w:rsidR="00447444" w:rsidRDefault="002F0FF2">
          <w:pPr>
            <w:pStyle w:val="TM2"/>
            <w:tabs>
              <w:tab w:val="right" w:leader="dot" w:pos="8630"/>
            </w:tabs>
            <w:rPr>
              <w:noProof/>
            </w:rPr>
          </w:pPr>
          <w:hyperlink w:anchor="_Toc460229504" w:history="1">
            <w:r w:rsidR="00447444" w:rsidRPr="008F27B2">
              <w:rPr>
                <w:rStyle w:val="Lienhypertexte"/>
                <w:noProof/>
              </w:rPr>
              <w:t>Gestion d’artiste</w:t>
            </w:r>
            <w:r w:rsidR="00447444">
              <w:rPr>
                <w:noProof/>
                <w:webHidden/>
              </w:rPr>
              <w:tab/>
            </w:r>
            <w:r w:rsidR="00447444">
              <w:rPr>
                <w:noProof/>
                <w:webHidden/>
              </w:rPr>
              <w:fldChar w:fldCharType="begin"/>
            </w:r>
            <w:r w:rsidR="00447444">
              <w:rPr>
                <w:noProof/>
                <w:webHidden/>
              </w:rPr>
              <w:instrText xml:space="preserve"> PAGEREF _Toc460229504 \h </w:instrText>
            </w:r>
            <w:r w:rsidR="00447444">
              <w:rPr>
                <w:noProof/>
                <w:webHidden/>
              </w:rPr>
            </w:r>
            <w:r w:rsidR="00447444">
              <w:rPr>
                <w:noProof/>
                <w:webHidden/>
              </w:rPr>
              <w:fldChar w:fldCharType="separate"/>
            </w:r>
            <w:r w:rsidR="00447444">
              <w:rPr>
                <w:noProof/>
                <w:webHidden/>
              </w:rPr>
              <w:t>45</w:t>
            </w:r>
            <w:r w:rsidR="00447444">
              <w:rPr>
                <w:noProof/>
                <w:webHidden/>
              </w:rPr>
              <w:fldChar w:fldCharType="end"/>
            </w:r>
          </w:hyperlink>
        </w:p>
        <w:p w14:paraId="6D3951DE" w14:textId="77777777" w:rsidR="00447444" w:rsidRDefault="002F0FF2">
          <w:pPr>
            <w:pStyle w:val="TM2"/>
            <w:tabs>
              <w:tab w:val="right" w:leader="dot" w:pos="8630"/>
            </w:tabs>
            <w:rPr>
              <w:noProof/>
            </w:rPr>
          </w:pPr>
          <w:hyperlink w:anchor="_Toc460229505" w:history="1">
            <w:r w:rsidR="00447444" w:rsidRPr="008F27B2">
              <w:rPr>
                <w:rStyle w:val="Lienhypertexte"/>
                <w:noProof/>
              </w:rPr>
              <w:t>Gestion des catégories d’artiste</w:t>
            </w:r>
            <w:r w:rsidR="00447444">
              <w:rPr>
                <w:noProof/>
                <w:webHidden/>
              </w:rPr>
              <w:tab/>
            </w:r>
            <w:r w:rsidR="00447444">
              <w:rPr>
                <w:noProof/>
                <w:webHidden/>
              </w:rPr>
              <w:fldChar w:fldCharType="begin"/>
            </w:r>
            <w:r w:rsidR="00447444">
              <w:rPr>
                <w:noProof/>
                <w:webHidden/>
              </w:rPr>
              <w:instrText xml:space="preserve"> PAGEREF _Toc460229505 \h </w:instrText>
            </w:r>
            <w:r w:rsidR="00447444">
              <w:rPr>
                <w:noProof/>
                <w:webHidden/>
              </w:rPr>
            </w:r>
            <w:r w:rsidR="00447444">
              <w:rPr>
                <w:noProof/>
                <w:webHidden/>
              </w:rPr>
              <w:fldChar w:fldCharType="separate"/>
            </w:r>
            <w:r w:rsidR="00447444">
              <w:rPr>
                <w:noProof/>
                <w:webHidden/>
              </w:rPr>
              <w:t>46</w:t>
            </w:r>
            <w:r w:rsidR="00447444">
              <w:rPr>
                <w:noProof/>
                <w:webHidden/>
              </w:rPr>
              <w:fldChar w:fldCharType="end"/>
            </w:r>
          </w:hyperlink>
        </w:p>
        <w:p w14:paraId="4B06996C" w14:textId="77777777" w:rsidR="00447444" w:rsidRDefault="002F0FF2">
          <w:pPr>
            <w:pStyle w:val="TM2"/>
            <w:tabs>
              <w:tab w:val="right" w:leader="dot" w:pos="8630"/>
            </w:tabs>
            <w:rPr>
              <w:noProof/>
            </w:rPr>
          </w:pPr>
          <w:hyperlink w:anchor="_Toc460229506" w:history="1">
            <w:r w:rsidR="00447444" w:rsidRPr="008F27B2">
              <w:rPr>
                <w:rStyle w:val="Lienhypertexte"/>
                <w:noProof/>
              </w:rPr>
              <w:t>Gestion d’agence</w:t>
            </w:r>
            <w:r w:rsidR="00447444">
              <w:rPr>
                <w:noProof/>
                <w:webHidden/>
              </w:rPr>
              <w:tab/>
            </w:r>
            <w:r w:rsidR="00447444">
              <w:rPr>
                <w:noProof/>
                <w:webHidden/>
              </w:rPr>
              <w:fldChar w:fldCharType="begin"/>
            </w:r>
            <w:r w:rsidR="00447444">
              <w:rPr>
                <w:noProof/>
                <w:webHidden/>
              </w:rPr>
              <w:instrText xml:space="preserve"> PAGEREF _Toc460229506 \h </w:instrText>
            </w:r>
            <w:r w:rsidR="00447444">
              <w:rPr>
                <w:noProof/>
                <w:webHidden/>
              </w:rPr>
            </w:r>
            <w:r w:rsidR="00447444">
              <w:rPr>
                <w:noProof/>
                <w:webHidden/>
              </w:rPr>
              <w:fldChar w:fldCharType="separate"/>
            </w:r>
            <w:r w:rsidR="00447444">
              <w:rPr>
                <w:noProof/>
                <w:webHidden/>
              </w:rPr>
              <w:t>47</w:t>
            </w:r>
            <w:r w:rsidR="00447444">
              <w:rPr>
                <w:noProof/>
                <w:webHidden/>
              </w:rPr>
              <w:fldChar w:fldCharType="end"/>
            </w:r>
          </w:hyperlink>
        </w:p>
        <w:p w14:paraId="5738B41A" w14:textId="77777777" w:rsidR="00447444" w:rsidRDefault="002F0FF2">
          <w:pPr>
            <w:pStyle w:val="TM2"/>
            <w:tabs>
              <w:tab w:val="right" w:leader="dot" w:pos="8630"/>
            </w:tabs>
            <w:rPr>
              <w:noProof/>
            </w:rPr>
          </w:pPr>
          <w:hyperlink w:anchor="_Toc460229507" w:history="1">
            <w:r w:rsidR="00447444" w:rsidRPr="008F27B2">
              <w:rPr>
                <w:rStyle w:val="Lienhypertexte"/>
                <w:noProof/>
              </w:rPr>
              <w:t>Gestion de personnel</w:t>
            </w:r>
            <w:r w:rsidR="00447444">
              <w:rPr>
                <w:noProof/>
                <w:webHidden/>
              </w:rPr>
              <w:tab/>
            </w:r>
            <w:r w:rsidR="00447444">
              <w:rPr>
                <w:noProof/>
                <w:webHidden/>
              </w:rPr>
              <w:fldChar w:fldCharType="begin"/>
            </w:r>
            <w:r w:rsidR="00447444">
              <w:rPr>
                <w:noProof/>
                <w:webHidden/>
              </w:rPr>
              <w:instrText xml:space="preserve"> PAGEREF _Toc460229507 \h </w:instrText>
            </w:r>
            <w:r w:rsidR="00447444">
              <w:rPr>
                <w:noProof/>
                <w:webHidden/>
              </w:rPr>
            </w:r>
            <w:r w:rsidR="00447444">
              <w:rPr>
                <w:noProof/>
                <w:webHidden/>
              </w:rPr>
              <w:fldChar w:fldCharType="separate"/>
            </w:r>
            <w:r w:rsidR="00447444">
              <w:rPr>
                <w:noProof/>
                <w:webHidden/>
              </w:rPr>
              <w:t>48</w:t>
            </w:r>
            <w:r w:rsidR="00447444">
              <w:rPr>
                <w:noProof/>
                <w:webHidden/>
              </w:rPr>
              <w:fldChar w:fldCharType="end"/>
            </w:r>
          </w:hyperlink>
        </w:p>
        <w:p w14:paraId="35622A8E" w14:textId="77777777" w:rsidR="00447444" w:rsidRDefault="002F0FF2">
          <w:pPr>
            <w:pStyle w:val="TM2"/>
            <w:tabs>
              <w:tab w:val="right" w:leader="dot" w:pos="8630"/>
            </w:tabs>
            <w:rPr>
              <w:noProof/>
            </w:rPr>
          </w:pPr>
          <w:hyperlink w:anchor="_Toc460229508" w:history="1">
            <w:r w:rsidR="00447444" w:rsidRPr="008F27B2">
              <w:rPr>
                <w:rStyle w:val="Lienhypertexte"/>
                <w:noProof/>
              </w:rPr>
              <w:t>Gestion d’évènement</w:t>
            </w:r>
            <w:r w:rsidR="00447444">
              <w:rPr>
                <w:noProof/>
                <w:webHidden/>
              </w:rPr>
              <w:tab/>
            </w:r>
            <w:r w:rsidR="00447444">
              <w:rPr>
                <w:noProof/>
                <w:webHidden/>
              </w:rPr>
              <w:fldChar w:fldCharType="begin"/>
            </w:r>
            <w:r w:rsidR="00447444">
              <w:rPr>
                <w:noProof/>
                <w:webHidden/>
              </w:rPr>
              <w:instrText xml:space="preserve"> PAGEREF _Toc460229508 \h </w:instrText>
            </w:r>
            <w:r w:rsidR="00447444">
              <w:rPr>
                <w:noProof/>
                <w:webHidden/>
              </w:rPr>
            </w:r>
            <w:r w:rsidR="00447444">
              <w:rPr>
                <w:noProof/>
                <w:webHidden/>
              </w:rPr>
              <w:fldChar w:fldCharType="separate"/>
            </w:r>
            <w:r w:rsidR="00447444">
              <w:rPr>
                <w:noProof/>
                <w:webHidden/>
              </w:rPr>
              <w:t>49</w:t>
            </w:r>
            <w:r w:rsidR="00447444">
              <w:rPr>
                <w:noProof/>
                <w:webHidden/>
              </w:rPr>
              <w:fldChar w:fldCharType="end"/>
            </w:r>
          </w:hyperlink>
        </w:p>
        <w:p w14:paraId="12074CA6" w14:textId="77777777" w:rsidR="00447444" w:rsidRDefault="002F0FF2">
          <w:pPr>
            <w:pStyle w:val="TM1"/>
            <w:tabs>
              <w:tab w:val="left" w:pos="1760"/>
              <w:tab w:val="right" w:leader="dot" w:pos="8630"/>
            </w:tabs>
            <w:rPr>
              <w:noProof/>
            </w:rPr>
          </w:pPr>
          <w:hyperlink w:anchor="_Toc460229509" w:history="1">
            <w:r w:rsidR="00447444" w:rsidRPr="008F27B2">
              <w:rPr>
                <w:rStyle w:val="Lienhypertexte"/>
                <w:noProof/>
              </w:rPr>
              <w:t>Prototype d’IHM</w:t>
            </w:r>
            <w:r w:rsidR="00447444">
              <w:rPr>
                <w:noProof/>
              </w:rPr>
              <w:tab/>
            </w:r>
            <w:r w:rsidR="00447444" w:rsidRPr="008F27B2">
              <w:rPr>
                <w:rStyle w:val="Lienhypertexte"/>
                <w:noProof/>
              </w:rPr>
              <w:t xml:space="preserve">           Sommaire des contrats</w:t>
            </w:r>
            <w:r w:rsidR="00447444">
              <w:rPr>
                <w:noProof/>
                <w:webHidden/>
              </w:rPr>
              <w:tab/>
            </w:r>
            <w:r w:rsidR="00447444">
              <w:rPr>
                <w:noProof/>
                <w:webHidden/>
              </w:rPr>
              <w:fldChar w:fldCharType="begin"/>
            </w:r>
            <w:r w:rsidR="00447444">
              <w:rPr>
                <w:noProof/>
                <w:webHidden/>
              </w:rPr>
              <w:instrText xml:space="preserve"> PAGEREF _Toc460229509 \h </w:instrText>
            </w:r>
            <w:r w:rsidR="00447444">
              <w:rPr>
                <w:noProof/>
                <w:webHidden/>
              </w:rPr>
            </w:r>
            <w:r w:rsidR="00447444">
              <w:rPr>
                <w:noProof/>
                <w:webHidden/>
              </w:rPr>
              <w:fldChar w:fldCharType="separate"/>
            </w:r>
            <w:r w:rsidR="00447444">
              <w:rPr>
                <w:noProof/>
                <w:webHidden/>
              </w:rPr>
              <w:t>50</w:t>
            </w:r>
            <w:r w:rsidR="00447444">
              <w:rPr>
                <w:noProof/>
                <w:webHidden/>
              </w:rPr>
              <w:fldChar w:fldCharType="end"/>
            </w:r>
          </w:hyperlink>
        </w:p>
        <w:p w14:paraId="3D144596" w14:textId="77777777" w:rsidR="00447444" w:rsidRDefault="002F0FF2">
          <w:pPr>
            <w:pStyle w:val="TM2"/>
            <w:tabs>
              <w:tab w:val="right" w:leader="dot" w:pos="8630"/>
            </w:tabs>
            <w:rPr>
              <w:noProof/>
            </w:rPr>
          </w:pPr>
          <w:hyperlink w:anchor="_Toc460229510" w:history="1">
            <w:r w:rsidR="00447444" w:rsidRPr="008F27B2">
              <w:rPr>
                <w:rStyle w:val="Lienhypertexte"/>
                <w:noProof/>
              </w:rPr>
              <w:t>Détail d’un contrat</w:t>
            </w:r>
            <w:r w:rsidR="00447444">
              <w:rPr>
                <w:noProof/>
                <w:webHidden/>
              </w:rPr>
              <w:tab/>
            </w:r>
            <w:r w:rsidR="00447444">
              <w:rPr>
                <w:noProof/>
                <w:webHidden/>
              </w:rPr>
              <w:fldChar w:fldCharType="begin"/>
            </w:r>
            <w:r w:rsidR="00447444">
              <w:rPr>
                <w:noProof/>
                <w:webHidden/>
              </w:rPr>
              <w:instrText xml:space="preserve"> PAGEREF _Toc460229510 \h </w:instrText>
            </w:r>
            <w:r w:rsidR="00447444">
              <w:rPr>
                <w:noProof/>
                <w:webHidden/>
              </w:rPr>
            </w:r>
            <w:r w:rsidR="00447444">
              <w:rPr>
                <w:noProof/>
                <w:webHidden/>
              </w:rPr>
              <w:fldChar w:fldCharType="separate"/>
            </w:r>
            <w:r w:rsidR="00447444">
              <w:rPr>
                <w:noProof/>
                <w:webHidden/>
              </w:rPr>
              <w:t>51</w:t>
            </w:r>
            <w:r w:rsidR="00447444">
              <w:rPr>
                <w:noProof/>
                <w:webHidden/>
              </w:rPr>
              <w:fldChar w:fldCharType="end"/>
            </w:r>
          </w:hyperlink>
        </w:p>
        <w:p w14:paraId="4DBE57B2" w14:textId="77777777" w:rsidR="00447444" w:rsidRDefault="002F0FF2">
          <w:pPr>
            <w:pStyle w:val="TM3"/>
            <w:tabs>
              <w:tab w:val="left" w:pos="3446"/>
              <w:tab w:val="right" w:leader="dot" w:pos="8630"/>
            </w:tabs>
            <w:rPr>
              <w:noProof/>
            </w:rPr>
          </w:pPr>
          <w:hyperlink w:anchor="_Toc46022951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_Toc460229511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1A371717" w14:textId="77777777" w:rsidR="00447444" w:rsidRDefault="002F0FF2">
          <w:pPr>
            <w:pStyle w:val="TM3"/>
            <w:tabs>
              <w:tab w:val="left" w:pos="2162"/>
              <w:tab w:val="right" w:leader="dot" w:pos="8630"/>
            </w:tabs>
            <w:rPr>
              <w:noProof/>
            </w:rPr>
          </w:pPr>
          <w:hyperlink w:anchor="_Toc460229512"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_Toc460229512 \h </w:instrText>
            </w:r>
            <w:r w:rsidR="00447444">
              <w:rPr>
                <w:noProof/>
                <w:webHidden/>
              </w:rPr>
            </w:r>
            <w:r w:rsidR="00447444">
              <w:rPr>
                <w:noProof/>
                <w:webHidden/>
              </w:rPr>
              <w:fldChar w:fldCharType="separate"/>
            </w:r>
            <w:r w:rsidR="00447444">
              <w:rPr>
                <w:noProof/>
                <w:webHidden/>
              </w:rPr>
              <w:t>52</w:t>
            </w:r>
            <w:r w:rsidR="00447444">
              <w:rPr>
                <w:noProof/>
                <w:webHidden/>
              </w:rPr>
              <w:fldChar w:fldCharType="end"/>
            </w:r>
          </w:hyperlink>
        </w:p>
        <w:p w14:paraId="4E7D9583" w14:textId="77777777" w:rsidR="00447444" w:rsidRDefault="002F0FF2">
          <w:pPr>
            <w:pStyle w:val="TM2"/>
            <w:tabs>
              <w:tab w:val="right" w:leader="dot" w:pos="8630"/>
            </w:tabs>
            <w:rPr>
              <w:noProof/>
            </w:rPr>
          </w:pPr>
          <w:hyperlink w:anchor="_Toc460229513" w:history="1">
            <w:r w:rsidR="00447444" w:rsidRPr="008F27B2">
              <w:rPr>
                <w:rStyle w:val="Lienhypertexte"/>
                <w:noProof/>
              </w:rPr>
              <w:t>Détails d’un statut de contrat</w:t>
            </w:r>
            <w:r w:rsidR="00447444">
              <w:rPr>
                <w:noProof/>
                <w:webHidden/>
              </w:rPr>
              <w:tab/>
            </w:r>
            <w:r w:rsidR="00447444">
              <w:rPr>
                <w:noProof/>
                <w:webHidden/>
              </w:rPr>
              <w:fldChar w:fldCharType="begin"/>
            </w:r>
            <w:r w:rsidR="00447444">
              <w:rPr>
                <w:noProof/>
                <w:webHidden/>
              </w:rPr>
              <w:instrText xml:space="preserve"> PAGEREF _Toc460229513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2DD995B" w14:textId="77777777" w:rsidR="00447444" w:rsidRDefault="002F0FF2">
          <w:pPr>
            <w:pStyle w:val="TM3"/>
            <w:tabs>
              <w:tab w:val="left" w:pos="3446"/>
              <w:tab w:val="right" w:leader="dot" w:pos="8630"/>
            </w:tabs>
            <w:rPr>
              <w:noProof/>
            </w:rPr>
          </w:pPr>
          <w:hyperlink w:anchor="_Toc46022951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_Toc460229514 \h </w:instrText>
            </w:r>
            <w:r w:rsidR="00447444">
              <w:rPr>
                <w:noProof/>
                <w:webHidden/>
              </w:rPr>
            </w:r>
            <w:r w:rsidR="00447444">
              <w:rPr>
                <w:noProof/>
                <w:webHidden/>
              </w:rPr>
              <w:fldChar w:fldCharType="separate"/>
            </w:r>
            <w:r w:rsidR="00447444">
              <w:rPr>
                <w:noProof/>
                <w:webHidden/>
              </w:rPr>
              <w:t>53</w:t>
            </w:r>
            <w:r w:rsidR="00447444">
              <w:rPr>
                <w:noProof/>
                <w:webHidden/>
              </w:rPr>
              <w:fldChar w:fldCharType="end"/>
            </w:r>
          </w:hyperlink>
        </w:p>
        <w:p w14:paraId="4A511EEF" w14:textId="77777777" w:rsidR="00447444" w:rsidRDefault="002F0FF2">
          <w:pPr>
            <w:pStyle w:val="TM3"/>
            <w:tabs>
              <w:tab w:val="right" w:leader="dot" w:pos="8630"/>
            </w:tabs>
            <w:rPr>
              <w:noProof/>
            </w:rPr>
          </w:pPr>
          <w:hyperlink w:anchor="_Toc460229515"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_Toc460229515 \h </w:instrText>
            </w:r>
            <w:r w:rsidR="00447444">
              <w:rPr>
                <w:noProof/>
                <w:webHidden/>
              </w:rPr>
            </w:r>
            <w:r w:rsidR="00447444">
              <w:rPr>
                <w:noProof/>
                <w:webHidden/>
              </w:rPr>
              <w:fldChar w:fldCharType="separate"/>
            </w:r>
            <w:r w:rsidR="00447444">
              <w:rPr>
                <w:noProof/>
                <w:webHidden/>
              </w:rPr>
              <w:t>54</w:t>
            </w:r>
            <w:r w:rsidR="00447444">
              <w:rPr>
                <w:noProof/>
                <w:webHidden/>
              </w:rPr>
              <w:fldChar w:fldCharType="end"/>
            </w:r>
          </w:hyperlink>
        </w:p>
        <w:p w14:paraId="251C9FBA" w14:textId="77777777" w:rsidR="00447444" w:rsidRDefault="002F0FF2">
          <w:pPr>
            <w:pStyle w:val="TM2"/>
            <w:tabs>
              <w:tab w:val="right" w:leader="dot" w:pos="8630"/>
            </w:tabs>
            <w:rPr>
              <w:noProof/>
            </w:rPr>
          </w:pPr>
          <w:hyperlink w:anchor="_Toc460229516" w:history="1">
            <w:r w:rsidR="00447444" w:rsidRPr="008F27B2">
              <w:rPr>
                <w:rStyle w:val="Lienhypertexte"/>
                <w:noProof/>
              </w:rPr>
              <w:t>Sommaire des catégories d’artiste</w:t>
            </w:r>
            <w:r w:rsidR="00447444">
              <w:rPr>
                <w:noProof/>
                <w:webHidden/>
              </w:rPr>
              <w:tab/>
            </w:r>
            <w:r w:rsidR="00447444">
              <w:rPr>
                <w:noProof/>
                <w:webHidden/>
              </w:rPr>
              <w:fldChar w:fldCharType="begin"/>
            </w:r>
            <w:r w:rsidR="00447444">
              <w:rPr>
                <w:noProof/>
                <w:webHidden/>
              </w:rPr>
              <w:instrText xml:space="preserve"> PAGEREF _Toc460229516 \h </w:instrText>
            </w:r>
            <w:r w:rsidR="00447444">
              <w:rPr>
                <w:noProof/>
                <w:webHidden/>
              </w:rPr>
            </w:r>
            <w:r w:rsidR="00447444">
              <w:rPr>
                <w:noProof/>
                <w:webHidden/>
              </w:rPr>
              <w:fldChar w:fldCharType="separate"/>
            </w:r>
            <w:r w:rsidR="00447444">
              <w:rPr>
                <w:noProof/>
                <w:webHidden/>
              </w:rPr>
              <w:t>55</w:t>
            </w:r>
            <w:r w:rsidR="00447444">
              <w:rPr>
                <w:noProof/>
                <w:webHidden/>
              </w:rPr>
              <w:fldChar w:fldCharType="end"/>
            </w:r>
          </w:hyperlink>
        </w:p>
        <w:p w14:paraId="5628616F" w14:textId="77777777" w:rsidR="00447444" w:rsidRDefault="002F0FF2">
          <w:pPr>
            <w:pStyle w:val="TM2"/>
            <w:tabs>
              <w:tab w:val="right" w:leader="dot" w:pos="8630"/>
            </w:tabs>
            <w:rPr>
              <w:noProof/>
            </w:rPr>
          </w:pPr>
          <w:hyperlink w:anchor="_Toc460229517" w:history="1">
            <w:r w:rsidR="00447444" w:rsidRPr="008F27B2">
              <w:rPr>
                <w:rStyle w:val="Lienhypertexte"/>
                <w:noProof/>
              </w:rPr>
              <w:t>Détails d’une catégorie d’artiste</w:t>
            </w:r>
            <w:r w:rsidR="00447444">
              <w:rPr>
                <w:noProof/>
                <w:webHidden/>
              </w:rPr>
              <w:tab/>
            </w:r>
            <w:r w:rsidR="00447444">
              <w:rPr>
                <w:noProof/>
                <w:webHidden/>
              </w:rPr>
              <w:fldChar w:fldCharType="begin"/>
            </w:r>
            <w:r w:rsidR="00447444">
              <w:rPr>
                <w:noProof/>
                <w:webHidden/>
              </w:rPr>
              <w:instrText xml:space="preserve"> PAGEREF _Toc460229517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662EC85F" w14:textId="77777777" w:rsidR="00447444" w:rsidRDefault="002F0FF2">
          <w:pPr>
            <w:pStyle w:val="TM3"/>
            <w:tabs>
              <w:tab w:val="left" w:pos="3446"/>
              <w:tab w:val="right" w:leader="dot" w:pos="8630"/>
            </w:tabs>
            <w:rPr>
              <w:noProof/>
            </w:rPr>
          </w:pPr>
          <w:hyperlink w:anchor="_Toc460229518"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_Toc460229518 \h </w:instrText>
            </w:r>
            <w:r w:rsidR="00447444">
              <w:rPr>
                <w:noProof/>
                <w:webHidden/>
              </w:rPr>
            </w:r>
            <w:r w:rsidR="00447444">
              <w:rPr>
                <w:noProof/>
                <w:webHidden/>
              </w:rPr>
              <w:fldChar w:fldCharType="separate"/>
            </w:r>
            <w:r w:rsidR="00447444">
              <w:rPr>
                <w:noProof/>
                <w:webHidden/>
              </w:rPr>
              <w:t>56</w:t>
            </w:r>
            <w:r w:rsidR="00447444">
              <w:rPr>
                <w:noProof/>
                <w:webHidden/>
              </w:rPr>
              <w:fldChar w:fldCharType="end"/>
            </w:r>
          </w:hyperlink>
        </w:p>
        <w:p w14:paraId="2BC9D7AE" w14:textId="77777777" w:rsidR="00447444" w:rsidRDefault="002F0FF2">
          <w:pPr>
            <w:pStyle w:val="TM3"/>
            <w:tabs>
              <w:tab w:val="right" w:leader="dot" w:pos="8630"/>
            </w:tabs>
            <w:rPr>
              <w:noProof/>
            </w:rPr>
          </w:pPr>
          <w:hyperlink w:anchor="_Toc460229519"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_Toc460229519 \h </w:instrText>
            </w:r>
            <w:r w:rsidR="00447444">
              <w:rPr>
                <w:noProof/>
                <w:webHidden/>
              </w:rPr>
            </w:r>
            <w:r w:rsidR="00447444">
              <w:rPr>
                <w:noProof/>
                <w:webHidden/>
              </w:rPr>
              <w:fldChar w:fldCharType="separate"/>
            </w:r>
            <w:r w:rsidR="00447444">
              <w:rPr>
                <w:noProof/>
                <w:webHidden/>
              </w:rPr>
              <w:t>57</w:t>
            </w:r>
            <w:r w:rsidR="00447444">
              <w:rPr>
                <w:noProof/>
                <w:webHidden/>
              </w:rPr>
              <w:fldChar w:fldCharType="end"/>
            </w:r>
          </w:hyperlink>
        </w:p>
        <w:p w14:paraId="7963E8A7" w14:textId="77777777" w:rsidR="00447444" w:rsidRDefault="002F0FF2">
          <w:pPr>
            <w:pStyle w:val="TM2"/>
            <w:tabs>
              <w:tab w:val="right" w:leader="dot" w:pos="8630"/>
            </w:tabs>
            <w:rPr>
              <w:noProof/>
            </w:rPr>
          </w:pPr>
          <w:hyperlink w:anchor="_Toc460229520" w:history="1">
            <w:r w:rsidR="00447444" w:rsidRPr="008F27B2">
              <w:rPr>
                <w:rStyle w:val="Lienhypertexte"/>
                <w:noProof/>
              </w:rPr>
              <w:t>Détails d’un artiste</w:t>
            </w:r>
            <w:r w:rsidR="00447444">
              <w:rPr>
                <w:noProof/>
                <w:webHidden/>
              </w:rPr>
              <w:tab/>
            </w:r>
            <w:r w:rsidR="00447444">
              <w:rPr>
                <w:noProof/>
                <w:webHidden/>
              </w:rPr>
              <w:fldChar w:fldCharType="begin"/>
            </w:r>
            <w:r w:rsidR="00447444">
              <w:rPr>
                <w:noProof/>
                <w:webHidden/>
              </w:rPr>
              <w:instrText xml:space="preserve"> PAGEREF _Toc460229520 \h </w:instrText>
            </w:r>
            <w:r w:rsidR="00447444">
              <w:rPr>
                <w:noProof/>
                <w:webHidden/>
              </w:rPr>
            </w:r>
            <w:r w:rsidR="00447444">
              <w:rPr>
                <w:noProof/>
                <w:webHidden/>
              </w:rPr>
              <w:fldChar w:fldCharType="separate"/>
            </w:r>
            <w:r w:rsidR="00447444">
              <w:rPr>
                <w:noProof/>
                <w:webHidden/>
              </w:rPr>
              <w:t>58</w:t>
            </w:r>
            <w:r w:rsidR="00447444">
              <w:rPr>
                <w:noProof/>
                <w:webHidden/>
              </w:rPr>
              <w:fldChar w:fldCharType="end"/>
            </w:r>
          </w:hyperlink>
        </w:p>
        <w:p w14:paraId="08E14296" w14:textId="77777777" w:rsidR="00447444" w:rsidRDefault="002F0FF2">
          <w:pPr>
            <w:pStyle w:val="TM3"/>
            <w:tabs>
              <w:tab w:val="left" w:pos="3446"/>
              <w:tab w:val="right" w:leader="dot" w:pos="8630"/>
            </w:tabs>
            <w:rPr>
              <w:noProof/>
            </w:rPr>
          </w:pPr>
          <w:hyperlink w:anchor="_Toc460229521"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_Toc460229521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44C427F8" w14:textId="77777777" w:rsidR="00447444" w:rsidRDefault="002F0FF2">
          <w:pPr>
            <w:pStyle w:val="TM3"/>
            <w:tabs>
              <w:tab w:val="right" w:leader="dot" w:pos="8630"/>
            </w:tabs>
            <w:rPr>
              <w:noProof/>
            </w:rPr>
          </w:pPr>
          <w:hyperlink w:anchor="_Toc460229522" w:history="1">
            <w:r w:rsidR="00447444" w:rsidRPr="008F27B2">
              <w:rPr>
                <w:rStyle w:val="Lienhypertexte"/>
                <w:noProof/>
              </w:rPr>
              <w:t>Erreur de champ vide</w:t>
            </w:r>
            <w:r w:rsidR="00447444">
              <w:rPr>
                <w:noProof/>
                <w:webHidden/>
              </w:rPr>
              <w:tab/>
            </w:r>
            <w:r w:rsidR="00447444">
              <w:rPr>
                <w:noProof/>
                <w:webHidden/>
              </w:rPr>
              <w:fldChar w:fldCharType="begin"/>
            </w:r>
            <w:r w:rsidR="00447444">
              <w:rPr>
                <w:noProof/>
                <w:webHidden/>
              </w:rPr>
              <w:instrText xml:space="preserve"> PAGEREF _Toc460229522 \h </w:instrText>
            </w:r>
            <w:r w:rsidR="00447444">
              <w:rPr>
                <w:noProof/>
                <w:webHidden/>
              </w:rPr>
            </w:r>
            <w:r w:rsidR="00447444">
              <w:rPr>
                <w:noProof/>
                <w:webHidden/>
              </w:rPr>
              <w:fldChar w:fldCharType="separate"/>
            </w:r>
            <w:r w:rsidR="00447444">
              <w:rPr>
                <w:noProof/>
                <w:webHidden/>
              </w:rPr>
              <w:t>59</w:t>
            </w:r>
            <w:r w:rsidR="00447444">
              <w:rPr>
                <w:noProof/>
                <w:webHidden/>
              </w:rPr>
              <w:fldChar w:fldCharType="end"/>
            </w:r>
          </w:hyperlink>
        </w:p>
        <w:p w14:paraId="343E26C4" w14:textId="77777777" w:rsidR="00447444" w:rsidRDefault="002F0FF2">
          <w:pPr>
            <w:pStyle w:val="TM2"/>
            <w:tabs>
              <w:tab w:val="right" w:leader="dot" w:pos="8630"/>
            </w:tabs>
            <w:rPr>
              <w:noProof/>
            </w:rPr>
          </w:pPr>
          <w:hyperlink w:anchor="_Toc460229523" w:history="1">
            <w:r w:rsidR="00447444" w:rsidRPr="008F27B2">
              <w:rPr>
                <w:rStyle w:val="Lienhypertexte"/>
                <w:noProof/>
              </w:rPr>
              <w:t>Détails des engagements</w:t>
            </w:r>
            <w:r w:rsidR="00447444">
              <w:rPr>
                <w:noProof/>
                <w:webHidden/>
              </w:rPr>
              <w:tab/>
            </w:r>
            <w:r w:rsidR="00447444">
              <w:rPr>
                <w:noProof/>
                <w:webHidden/>
              </w:rPr>
              <w:fldChar w:fldCharType="begin"/>
            </w:r>
            <w:r w:rsidR="00447444">
              <w:rPr>
                <w:noProof/>
                <w:webHidden/>
              </w:rPr>
              <w:instrText xml:space="preserve"> PAGEREF _Toc460229523 \h </w:instrText>
            </w:r>
            <w:r w:rsidR="00447444">
              <w:rPr>
                <w:noProof/>
                <w:webHidden/>
              </w:rPr>
            </w:r>
            <w:r w:rsidR="00447444">
              <w:rPr>
                <w:noProof/>
                <w:webHidden/>
              </w:rPr>
              <w:fldChar w:fldCharType="separate"/>
            </w:r>
            <w:r w:rsidR="00447444">
              <w:rPr>
                <w:noProof/>
                <w:webHidden/>
              </w:rPr>
              <w:t>60</w:t>
            </w:r>
            <w:r w:rsidR="00447444">
              <w:rPr>
                <w:noProof/>
                <w:webHidden/>
              </w:rPr>
              <w:fldChar w:fldCharType="end"/>
            </w:r>
          </w:hyperlink>
        </w:p>
        <w:p w14:paraId="4F620698" w14:textId="77777777" w:rsidR="00447444" w:rsidRDefault="002F0FF2">
          <w:pPr>
            <w:pStyle w:val="TM3"/>
            <w:tabs>
              <w:tab w:val="left" w:pos="3446"/>
              <w:tab w:val="right" w:leader="dot" w:pos="8630"/>
            </w:tabs>
            <w:rPr>
              <w:noProof/>
            </w:rPr>
          </w:pPr>
          <w:hyperlink w:anchor="_Toc460229524"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_Toc460229524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7EA3C371" w14:textId="77777777" w:rsidR="00447444" w:rsidRDefault="002F0FF2">
          <w:pPr>
            <w:pStyle w:val="TM3"/>
            <w:tabs>
              <w:tab w:val="left" w:pos="2162"/>
              <w:tab w:val="right" w:leader="dot" w:pos="8630"/>
            </w:tabs>
            <w:rPr>
              <w:noProof/>
            </w:rPr>
          </w:pPr>
          <w:hyperlink w:anchor="_Toc460229525"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_Toc460229525 \h </w:instrText>
            </w:r>
            <w:r w:rsidR="00447444">
              <w:rPr>
                <w:noProof/>
                <w:webHidden/>
              </w:rPr>
            </w:r>
            <w:r w:rsidR="00447444">
              <w:rPr>
                <w:noProof/>
                <w:webHidden/>
              </w:rPr>
              <w:fldChar w:fldCharType="separate"/>
            </w:r>
            <w:r w:rsidR="00447444">
              <w:rPr>
                <w:noProof/>
                <w:webHidden/>
              </w:rPr>
              <w:t>61</w:t>
            </w:r>
            <w:r w:rsidR="00447444">
              <w:rPr>
                <w:noProof/>
                <w:webHidden/>
              </w:rPr>
              <w:fldChar w:fldCharType="end"/>
            </w:r>
          </w:hyperlink>
        </w:p>
        <w:p w14:paraId="6B8DB82A" w14:textId="77777777" w:rsidR="00447444" w:rsidRDefault="002F0FF2">
          <w:pPr>
            <w:pStyle w:val="TM2"/>
            <w:tabs>
              <w:tab w:val="right" w:leader="dot" w:pos="8630"/>
            </w:tabs>
            <w:rPr>
              <w:noProof/>
            </w:rPr>
          </w:pPr>
          <w:hyperlink w:anchor="_Toc460229526" w:history="1">
            <w:r w:rsidR="00447444" w:rsidRPr="008F27B2">
              <w:rPr>
                <w:rStyle w:val="Lienhypertexte"/>
                <w:noProof/>
              </w:rPr>
              <w:t>Détails des exigences</w:t>
            </w:r>
            <w:r w:rsidR="00447444">
              <w:rPr>
                <w:noProof/>
                <w:webHidden/>
              </w:rPr>
              <w:tab/>
            </w:r>
            <w:r w:rsidR="00447444">
              <w:rPr>
                <w:noProof/>
                <w:webHidden/>
              </w:rPr>
              <w:fldChar w:fldCharType="begin"/>
            </w:r>
            <w:r w:rsidR="00447444">
              <w:rPr>
                <w:noProof/>
                <w:webHidden/>
              </w:rPr>
              <w:instrText xml:space="preserve"> PAGEREF _Toc460229526 \h </w:instrText>
            </w:r>
            <w:r w:rsidR="00447444">
              <w:rPr>
                <w:noProof/>
                <w:webHidden/>
              </w:rPr>
            </w:r>
            <w:r w:rsidR="00447444">
              <w:rPr>
                <w:noProof/>
                <w:webHidden/>
              </w:rPr>
              <w:fldChar w:fldCharType="separate"/>
            </w:r>
            <w:r w:rsidR="00447444">
              <w:rPr>
                <w:noProof/>
                <w:webHidden/>
              </w:rPr>
              <w:t>62</w:t>
            </w:r>
            <w:r w:rsidR="00447444">
              <w:rPr>
                <w:noProof/>
                <w:webHidden/>
              </w:rPr>
              <w:fldChar w:fldCharType="end"/>
            </w:r>
          </w:hyperlink>
        </w:p>
        <w:p w14:paraId="36DF15AD" w14:textId="77777777" w:rsidR="00447444" w:rsidRDefault="002F0FF2">
          <w:pPr>
            <w:pStyle w:val="TM3"/>
            <w:tabs>
              <w:tab w:val="left" w:pos="3446"/>
              <w:tab w:val="right" w:leader="dot" w:pos="8630"/>
            </w:tabs>
            <w:rPr>
              <w:noProof/>
            </w:rPr>
          </w:pPr>
          <w:hyperlink w:anchor="_Toc460229527" w:history="1">
            <w:r w:rsidR="00447444" w:rsidRPr="008F27B2">
              <w:rPr>
                <w:rStyle w:val="Lienhypertexte"/>
                <w:noProof/>
              </w:rPr>
              <w:t>Confirmation d’enregistrement</w:t>
            </w:r>
            <w:r w:rsidR="00447444">
              <w:rPr>
                <w:noProof/>
              </w:rPr>
              <w:tab/>
            </w:r>
            <w:r w:rsidR="00447444" w:rsidRPr="008F27B2">
              <w:rPr>
                <w:rStyle w:val="Lienhypertexte"/>
                <w:noProof/>
              </w:rPr>
              <w:t>Confirmation de modification  Confirmation de suppression</w:t>
            </w:r>
            <w:r w:rsidR="00447444">
              <w:rPr>
                <w:noProof/>
                <w:webHidden/>
              </w:rPr>
              <w:tab/>
            </w:r>
            <w:r w:rsidR="00447444">
              <w:rPr>
                <w:noProof/>
                <w:webHidden/>
              </w:rPr>
              <w:fldChar w:fldCharType="begin"/>
            </w:r>
            <w:r w:rsidR="00447444">
              <w:rPr>
                <w:noProof/>
                <w:webHidden/>
              </w:rPr>
              <w:instrText xml:space="preserve"> PAGEREF _Toc460229527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74F4F69" w14:textId="77777777" w:rsidR="00447444" w:rsidRDefault="002F0FF2">
          <w:pPr>
            <w:pStyle w:val="TM3"/>
            <w:tabs>
              <w:tab w:val="left" w:pos="2162"/>
              <w:tab w:val="right" w:leader="dot" w:pos="8630"/>
            </w:tabs>
            <w:rPr>
              <w:noProof/>
            </w:rPr>
          </w:pPr>
          <w:hyperlink w:anchor="_Toc460229528" w:history="1">
            <w:r w:rsidR="00447444" w:rsidRPr="008F27B2">
              <w:rPr>
                <w:rStyle w:val="Lienhypertexte"/>
                <w:noProof/>
              </w:rPr>
              <w:t>Erreur de format</w:t>
            </w:r>
            <w:r w:rsidR="00447444">
              <w:rPr>
                <w:noProof/>
              </w:rPr>
              <w:tab/>
            </w:r>
            <w:r w:rsidR="00447444" w:rsidRPr="008F27B2">
              <w:rPr>
                <w:rStyle w:val="Lienhypertexte"/>
                <w:noProof/>
              </w:rPr>
              <w:t xml:space="preserve">  Erreur de champ vide</w:t>
            </w:r>
            <w:r w:rsidR="00447444">
              <w:rPr>
                <w:noProof/>
                <w:webHidden/>
              </w:rPr>
              <w:tab/>
            </w:r>
            <w:r w:rsidR="00447444">
              <w:rPr>
                <w:noProof/>
                <w:webHidden/>
              </w:rPr>
              <w:fldChar w:fldCharType="begin"/>
            </w:r>
            <w:r w:rsidR="00447444">
              <w:rPr>
                <w:noProof/>
                <w:webHidden/>
              </w:rPr>
              <w:instrText xml:space="preserve"> PAGEREF _Toc460229528 \h </w:instrText>
            </w:r>
            <w:r w:rsidR="00447444">
              <w:rPr>
                <w:noProof/>
                <w:webHidden/>
              </w:rPr>
            </w:r>
            <w:r w:rsidR="00447444">
              <w:rPr>
                <w:noProof/>
                <w:webHidden/>
              </w:rPr>
              <w:fldChar w:fldCharType="separate"/>
            </w:r>
            <w:r w:rsidR="00447444">
              <w:rPr>
                <w:noProof/>
                <w:webHidden/>
              </w:rPr>
              <w:t>63</w:t>
            </w:r>
            <w:r w:rsidR="00447444">
              <w:rPr>
                <w:noProof/>
                <w:webHidden/>
              </w:rPr>
              <w:fldChar w:fldCharType="end"/>
            </w:r>
          </w:hyperlink>
        </w:p>
        <w:p w14:paraId="28A64683" w14:textId="77777777" w:rsidR="00447444" w:rsidRDefault="002F0FF2">
          <w:pPr>
            <w:pStyle w:val="TM1"/>
            <w:tabs>
              <w:tab w:val="right" w:leader="dot" w:pos="8630"/>
            </w:tabs>
            <w:rPr>
              <w:noProof/>
            </w:rPr>
          </w:pPr>
          <w:hyperlink w:anchor="_Toc460229529" w:history="1">
            <w:r w:rsidR="00447444" w:rsidRPr="008F27B2">
              <w:rPr>
                <w:rStyle w:val="Lienhypertexte"/>
                <w:noProof/>
              </w:rPr>
              <w:t>Diagramme de classe</w:t>
            </w:r>
            <w:r w:rsidR="00447444">
              <w:rPr>
                <w:noProof/>
                <w:webHidden/>
              </w:rPr>
              <w:tab/>
            </w:r>
            <w:r w:rsidR="00447444">
              <w:rPr>
                <w:noProof/>
                <w:webHidden/>
              </w:rPr>
              <w:fldChar w:fldCharType="begin"/>
            </w:r>
            <w:r w:rsidR="00447444">
              <w:rPr>
                <w:noProof/>
                <w:webHidden/>
              </w:rPr>
              <w:instrText xml:space="preserve"> PAGEREF _Toc460229529 \h </w:instrText>
            </w:r>
            <w:r w:rsidR="00447444">
              <w:rPr>
                <w:noProof/>
                <w:webHidden/>
              </w:rPr>
            </w:r>
            <w:r w:rsidR="00447444">
              <w:rPr>
                <w:noProof/>
                <w:webHidden/>
              </w:rPr>
              <w:fldChar w:fldCharType="separate"/>
            </w:r>
            <w:r w:rsidR="00447444">
              <w:rPr>
                <w:noProof/>
                <w:webHidden/>
              </w:rPr>
              <w:t>64</w:t>
            </w:r>
            <w:r w:rsidR="00447444">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bookmarkStart w:id="1" w:name="_Toc460229491"/>
      <w:r>
        <w:lastRenderedPageBreak/>
        <w:t>Introduction</w:t>
      </w:r>
      <w:bookmarkEnd w:id="0"/>
      <w:bookmarkEnd w:id="1"/>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2" w:name="_Toc450917386"/>
      <w:bookmarkStart w:id="3" w:name="_Toc460229492"/>
      <w:r>
        <w:t>Analyse globale</w:t>
      </w:r>
      <w:bookmarkEnd w:id="2"/>
      <w:bookmarkEnd w:id="3"/>
    </w:p>
    <w:p w14:paraId="69BF6D3D" w14:textId="77777777" w:rsidR="00735459" w:rsidRDefault="00735459" w:rsidP="00735459">
      <w:pPr>
        <w:spacing w:line="360" w:lineRule="auto"/>
      </w:pPr>
      <w:bookmarkStart w:id="4" w:name="_Toc450917387"/>
      <w:bookmarkStart w:id="5" w:name="_Toc460229493"/>
      <w:r w:rsidRPr="00521D0D">
        <w:rPr>
          <w:rStyle w:val="Titre2Car"/>
        </w:rPr>
        <w:t>Contexte</w:t>
      </w:r>
      <w:bookmarkEnd w:id="4"/>
      <w:bookmarkEnd w:id="5"/>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5B849ADC" w:rsidR="00735459" w:rsidRDefault="00735459" w:rsidP="00735459">
      <w:pPr>
        <w:pStyle w:val="Paragraphedeliste"/>
        <w:numPr>
          <w:ilvl w:val="1"/>
          <w:numId w:val="20"/>
        </w:numPr>
        <w:spacing w:line="360" w:lineRule="auto"/>
      </w:pPr>
      <w:r>
        <w:t xml:space="preserve">Avoir </w:t>
      </w:r>
      <w:r w:rsidR="00B90104">
        <w:t>des comptes-rendus globaux</w:t>
      </w:r>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14E5E315" w:rsidR="00E267E3" w:rsidRDefault="00735459" w:rsidP="00735459">
      <w:pPr>
        <w:spacing w:line="360" w:lineRule="auto"/>
      </w:pPr>
      <w:r>
        <w:t xml:space="preserve">La majorité de ces informations auront des </w:t>
      </w:r>
      <w:r w:rsidRPr="00501138">
        <w:rPr>
          <w:color w:val="FF0000"/>
        </w:rPr>
        <w:t xml:space="preserve">cases de description et de commentaires </w:t>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6" w:name="_Toc450917388"/>
      <w:bookmarkStart w:id="7" w:name="_Toc460229494"/>
      <w:r>
        <w:lastRenderedPageBreak/>
        <w:t>Conclusion</w:t>
      </w:r>
      <w:bookmarkEnd w:id="6"/>
      <w:bookmarkEnd w:id="7"/>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8" w:name="_Toc450917389"/>
      <w:bookmarkStart w:id="9" w:name="_Toc460229495"/>
      <w:r>
        <w:t>Documentation de classe</w:t>
      </w:r>
      <w:bookmarkEnd w:id="8"/>
      <w:bookmarkEnd w:id="9"/>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DA34F71"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477420D2"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452A1CF6" w:rsidR="00E91072" w:rsidRPr="001D2A06" w:rsidRDefault="00E91072" w:rsidP="006979C8">
            <w:r w:rsidRPr="001D2A06">
              <w:t xml:space="preserve">La classe Photo représente une occurrence de la photo utilisée pour un contrat donné avec un artiste donné. Une occurrence de cette classe peut être </w:t>
            </w:r>
            <w:r w:rsidR="00B90104" w:rsidRPr="001D2A06">
              <w:t>créée</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2FC65BD7"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2155E5"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588BEEC9"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1408A274"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55A4D0E8"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E6237B">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25E253CC"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5C93D942"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r w:rsidR="009A0967" w:rsidRPr="001D2A06" w14:paraId="04752DDA"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5E27157" w14:textId="4176C538" w:rsidR="009A0967" w:rsidRDefault="009A0967" w:rsidP="006979C8">
            <w:r>
              <w:t>type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7B22E341" w14:textId="526FC827" w:rsidR="009A0967" w:rsidRDefault="009A0967" w:rsidP="00E6237B">
            <w:r>
              <w:t xml:space="preserve">Le champ type est une chaine de caractère qui </w:t>
            </w:r>
            <w:r w:rsidR="00E6237B">
              <w:t>indique</w:t>
            </w:r>
            <w:r>
              <w:t xml:space="preserve"> </w:t>
            </w:r>
            <w:r w:rsidR="00E6237B">
              <w:t>quel est le type de fichier</w:t>
            </w:r>
            <w:r>
              <w:t>. Par exemple : photo, texte, etc.</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A327CD" w:rsidRDefault="00973B24" w:rsidP="006979C8">
            <w:r w:rsidRPr="00A327CD">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359B56AE" w:rsidR="00E91072" w:rsidRPr="00703415" w:rsidRDefault="00E91072" w:rsidP="005F409B">
            <w:pPr>
              <w:rPr>
                <w:rPrChange w:id="10" w:author="utilisateur" w:date="2016-08-29T09:33:00Z">
                  <w:rPr>
                    <w:color w:val="FF0000"/>
                  </w:rPr>
                </w:rPrChange>
              </w:rPr>
            </w:pPr>
            <w:r w:rsidRPr="00A327CD">
              <w:t>Un responsable d'agence est un intermédiaire quant à la signature d'un contrat entre un diffuseur et une agence.</w:t>
            </w:r>
            <w:r w:rsidRPr="00A327CD">
              <w:br/>
              <w:t xml:space="preserve">Une occurrence de la classe peut être crée lorsque l'agence qu'il représente a déjà été créée. Cette occurrence </w:t>
            </w:r>
            <w:r w:rsidR="005F409B" w:rsidRPr="00A327CD">
              <w:t xml:space="preserve">peut-être supprimé si </w:t>
            </w:r>
            <w:r w:rsidR="005F409B" w:rsidRPr="00703415">
              <w:t>le</w:t>
            </w:r>
            <w:r w:rsidR="00703415">
              <w:t>s</w:t>
            </w:r>
            <w:r w:rsidR="005F409B" w:rsidRPr="00703415">
              <w:t xml:space="preserve"> contrat</w:t>
            </w:r>
            <w:r w:rsidR="00703415">
              <w:t>s</w:t>
            </w:r>
            <w:r w:rsidR="005F409B" w:rsidRPr="00A327CD">
              <w:t xml:space="preserve"> avec lequel il est associé </w:t>
            </w:r>
            <w:r w:rsidR="005F409B" w:rsidRPr="00703415">
              <w:t>n’existe</w:t>
            </w:r>
            <w:r w:rsidR="00703415">
              <w:t>nt</w:t>
            </w:r>
            <w:r w:rsidR="005F409B" w:rsidRPr="00A327CD">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624C899"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49FBF2CE" w:rsidR="00E91072" w:rsidRPr="001D2A06" w:rsidRDefault="00E91072" w:rsidP="009A0967">
            <w:r w:rsidRPr="001D2A06">
              <w:t xml:space="preserve">Le champ </w:t>
            </w:r>
            <w:r w:rsidR="009A0967">
              <w:t>n</w:t>
            </w:r>
            <w:r w:rsidRPr="001D2A06">
              <w:t>o</w:t>
            </w:r>
            <w:r w:rsidR="009A0967">
              <w:t>R</w:t>
            </w:r>
            <w:r w:rsidRPr="001D2A06">
              <w:t>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201CD04C"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1F8543C6"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03313F5D"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C66C7C9" w:rsidR="00E91072" w:rsidRPr="001D2A06" w:rsidRDefault="00562350" w:rsidP="006979C8">
            <w:r>
              <w:t>e</w:t>
            </w:r>
            <w:r w:rsidRPr="001D2A06">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3DD8C7B5" w:rsidR="00E91072" w:rsidRPr="001D2A06" w:rsidRDefault="00562350" w:rsidP="006979C8">
            <w:r>
              <w:t>i</w:t>
            </w:r>
            <w:r w:rsidRPr="001D2A06">
              <w:t>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EB02437"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4A8FF910"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7E72A6C2" w:rsidR="00E91072" w:rsidRPr="001D2A06" w:rsidRDefault="00E91072" w:rsidP="00B90104">
            <w:r w:rsidRPr="001D2A06">
              <w:t>Un engagement est une entente prise entre un diffuseur et une agence. (Par exemple sur l'heure d'un évènement</w:t>
            </w:r>
            <w:r w:rsidR="00691821">
              <w:t xml:space="preserve">). </w:t>
            </w:r>
            <w:r w:rsidRPr="001D2A06">
              <w:t>Une occurrence de la classe engagement peut être créée, modifiée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2CFA7321"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4CD50DA0"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r w:rsidR="00B02F8C" w:rsidRPr="001D2A06" w14:paraId="360B100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D1F9062" w14:textId="6172E6C9" w:rsidR="00B02F8C" w:rsidRDefault="00B02F8C" w:rsidP="006979C8">
            <w:r>
              <w:t>descriptionCourte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2EF2DCBD" w14:textId="154F31D5" w:rsidR="00B02F8C" w:rsidRPr="001D2A06" w:rsidRDefault="00B02F8C" w:rsidP="006979C8">
            <w:r>
              <w:t>Résumé cours de la description qui va être affichée sur le contrat.</w:t>
            </w:r>
            <w:r w:rsidR="00447444">
              <w:t xml:space="preserve">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335E236A"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fait affaire avec un diffuseur. Il n’est pas supprimable. Il est modifiable seulement 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r w:rsidR="00B02F8C" w:rsidRPr="001D2A06" w14:paraId="7B91B8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1900974" w14:textId="1A378542" w:rsidR="00B02F8C" w:rsidRPr="001D2A06" w:rsidRDefault="00447444" w:rsidP="006979C8">
            <w:r>
              <w:t>descriptionCourte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tcPr>
          <w:p w14:paraId="4DC78DA4" w14:textId="4C1FF4FE" w:rsidR="00B02F8C" w:rsidRPr="001D2A06" w:rsidRDefault="00B02F8C" w:rsidP="006979C8">
            <w:r>
              <w:t>La description courte qui est celle qui va être affichée sur le contrat.</w:t>
            </w:r>
            <w:r w:rsidR="00447444">
              <w:t xml:space="preserve"> Sa présence est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6B684619"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r w:rsidR="00EF5380" w:rsidRPr="001D2A06">
              <w:t>à</w:t>
            </w:r>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6A29A349" w:rsidR="00E91072" w:rsidRPr="001D2A06" w:rsidRDefault="00562350" w:rsidP="006979C8">
            <w:r>
              <w:t>p</w:t>
            </w:r>
            <w:r w:rsidR="00E91072" w:rsidRPr="001D2A06">
              <w:t>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1A88B0D"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EF4EFEA" w:rsidR="00E91072" w:rsidRPr="001D2A06" w:rsidRDefault="00562350" w:rsidP="006979C8">
            <w:r>
              <w:t>pays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4378B305" w:rsidR="00E91072" w:rsidRPr="001D2A06" w:rsidRDefault="00562350" w:rsidP="006979C8">
            <w:r>
              <w:t>e</w:t>
            </w:r>
            <w:r w:rsidR="00E91072" w:rsidRPr="008F19BE">
              <w:t>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210DC910"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36C9DEAA"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1EEE1D2" w:rsidR="00E91072" w:rsidRPr="001D2A06" w:rsidRDefault="00562350" w:rsidP="006979C8">
            <w:r>
              <w:t>c</w:t>
            </w:r>
            <w:r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2ACE6E6B"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5FED6936"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6EFD9DC3" w:rsidR="00E91072" w:rsidRPr="001D2A06" w:rsidRDefault="00562350" w:rsidP="006979C8">
            <w:r>
              <w:t>n</w:t>
            </w:r>
            <w:r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1D07F3E0" w:rsidR="00E91072" w:rsidRPr="001D2A06" w:rsidRDefault="00562350" w:rsidP="006979C8">
            <w:r>
              <w:t>c</w:t>
            </w:r>
            <w:r w:rsidRPr="001D2A06">
              <w:t>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11" w:name="_Toc450917390"/>
      <w:bookmarkStart w:id="12" w:name="_Toc460229496"/>
      <w:r>
        <w:lastRenderedPageBreak/>
        <w:t>Documentation des associations</w:t>
      </w:r>
      <w:bookmarkEnd w:id="11"/>
      <w:bookmarkEnd w:id="12"/>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3" w:name="_Toc450917391"/>
      <w:bookmarkStart w:id="14" w:name="_Toc460229497"/>
      <w:r>
        <w:lastRenderedPageBreak/>
        <w:t>Dictionnaire de données</w:t>
      </w:r>
      <w:bookmarkEnd w:id="13"/>
      <w:bookmarkEnd w:id="14"/>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4303CD41" w:rsidR="002177CA" w:rsidRDefault="00562350"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A327CD">
        <w:tc>
          <w:tcPr>
            <w:tcW w:w="4425" w:type="dxa"/>
            <w:tcBorders>
              <w:left w:val="single" w:sz="8" w:space="0" w:color="000000"/>
              <w:right w:val="single" w:sz="8" w:space="0" w:color="000000"/>
            </w:tcBorders>
            <w:tcMar>
              <w:top w:w="100" w:type="dxa"/>
              <w:left w:w="100" w:type="dxa"/>
              <w:bottom w:w="100" w:type="dxa"/>
              <w:right w:w="100" w:type="dxa"/>
            </w:tcMar>
          </w:tcPr>
          <w:p w14:paraId="1F716BC6" w14:textId="2014ADE3" w:rsidR="002177CA" w:rsidRDefault="00562350"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0D36EADB" w:rsidR="0001752D" w:rsidRDefault="00562350" w:rsidP="006979C8">
            <w:r>
              <w:t>c</w:t>
            </w:r>
            <w:r w:rsidR="0001752D">
              <w:t>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B9692A5" w:rsidR="002177CA" w:rsidRDefault="00562350"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6DF6531" w:rsidR="002177CA" w:rsidRDefault="00562350"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2D7D0D1D" w:rsidR="002177CA" w:rsidRDefault="00562350"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150FCFFC" w:rsidR="002177CA" w:rsidRDefault="00562350"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3E7C27A9"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076DED4E"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1E83FBC" w:rsidR="002177CA" w:rsidRDefault="00562350"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0F5EB6AC" w:rsidR="002177CA" w:rsidRDefault="00562350"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4764CEB4"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5360425D" w:rsidR="002177CA" w:rsidRDefault="00562350"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1E440FCB" w:rsidR="002177CA" w:rsidRDefault="00562350"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A52A42" w:rsidR="002177CA" w:rsidRDefault="00562350"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69CD31FB" w:rsidR="002177CA" w:rsidRDefault="00562350"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32F2B8D8" w:rsidR="002177CA" w:rsidRDefault="00562350"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298AF7BE" w:rsidR="002177CA" w:rsidRDefault="00562350"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1C600F88" w:rsidR="002177CA" w:rsidRDefault="00562350"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A327CD">
        <w:tc>
          <w:tcPr>
            <w:tcW w:w="4470" w:type="dxa"/>
            <w:tcBorders>
              <w:left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r w:rsidR="009A0967" w14:paraId="4E964AE2"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F03974" w14:textId="74F281E9" w:rsidR="009A0967" w:rsidRDefault="009A0967" w:rsidP="006979C8">
            <w:r>
              <w:lastRenderedPageBreak/>
              <w:t>descriptionCourte</w:t>
            </w:r>
          </w:p>
        </w:tc>
        <w:tc>
          <w:tcPr>
            <w:tcW w:w="4410" w:type="dxa"/>
            <w:tcBorders>
              <w:bottom w:val="single" w:sz="8" w:space="0" w:color="000000"/>
              <w:right w:val="single" w:sz="8" w:space="0" w:color="000000"/>
            </w:tcBorders>
            <w:tcMar>
              <w:top w:w="100" w:type="dxa"/>
              <w:left w:w="100" w:type="dxa"/>
              <w:bottom w:w="100" w:type="dxa"/>
              <w:right w:w="100" w:type="dxa"/>
            </w:tcMar>
          </w:tcPr>
          <w:p w14:paraId="5AD8EA03" w14:textId="166ECE25" w:rsidR="009A0967" w:rsidRDefault="009A0967" w:rsidP="006979C8">
            <w:r>
              <w:t>Text</w:t>
            </w:r>
          </w:p>
        </w:tc>
      </w:tr>
    </w:tbl>
    <w:p w14:paraId="08FCED30" w14:textId="2AD2CB02" w:rsidR="002177CA" w:rsidRDefault="00B02F8C" w:rsidP="002177CA">
      <w:r>
        <w:t xml:space="preserve"> </w:t>
      </w:r>
    </w:p>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B02F8C" w14:paraId="235025A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8568E" w14:textId="54C20183" w:rsidR="00B02F8C" w:rsidRDefault="00B02F8C" w:rsidP="006979C8">
            <w:r>
              <w:t>descriptionCourte</w:t>
            </w:r>
          </w:p>
        </w:tc>
        <w:tc>
          <w:tcPr>
            <w:tcW w:w="4425" w:type="dxa"/>
            <w:tcBorders>
              <w:bottom w:val="single" w:sz="8" w:space="0" w:color="000000"/>
              <w:right w:val="single" w:sz="8" w:space="0" w:color="000000"/>
            </w:tcBorders>
            <w:tcMar>
              <w:top w:w="100" w:type="dxa"/>
              <w:left w:w="100" w:type="dxa"/>
              <w:bottom w:w="100" w:type="dxa"/>
              <w:right w:w="100" w:type="dxa"/>
            </w:tcMar>
          </w:tcPr>
          <w:p w14:paraId="335D74A1" w14:textId="78FF4A47" w:rsidR="00B02F8C" w:rsidRDefault="00B02F8C" w:rsidP="006979C8">
            <w:r>
              <w:t>Varchar(255)</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2933A626"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A327CD">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A327CD">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A327CD">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A327CD">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6F6FB07E" w14:textId="77777777" w:rsidR="00B02F8C" w:rsidRDefault="00B02F8C"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75F79CC1" w14:textId="77777777" w:rsidR="00BF40E1" w:rsidRDefault="00D06645" w:rsidP="00D06645">
      <w:pPr>
        <w:pStyle w:val="Titre1"/>
      </w:pPr>
      <w:bookmarkStart w:id="15" w:name="_Toc450917392"/>
      <w:bookmarkStart w:id="16" w:name="_Toc460229498"/>
      <w:r>
        <w:lastRenderedPageBreak/>
        <w:t>Acteurs et rôles</w:t>
      </w:r>
      <w:bookmarkEnd w:id="15"/>
      <w:bookmarkEnd w:id="16"/>
      <w:r>
        <w:t xml:space="preserve"> </w:t>
      </w:r>
    </w:p>
    <w:tbl>
      <w:tblPr>
        <w:tblStyle w:val="Grilledutableau"/>
        <w:tblW w:w="0" w:type="auto"/>
        <w:tblLook w:val="04A0" w:firstRow="1" w:lastRow="0" w:firstColumn="1" w:lastColumn="0" w:noHBand="0" w:noVBand="1"/>
      </w:tblPr>
      <w:tblGrid>
        <w:gridCol w:w="2858"/>
        <w:gridCol w:w="2889"/>
        <w:gridCol w:w="2883"/>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3E289514"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7" w:name="_Toc450917393"/>
      <w:bookmarkStart w:id="18" w:name="_Toc460229499"/>
      <w:r>
        <w:t>Acteurs et événements</w:t>
      </w:r>
      <w:bookmarkEnd w:id="17"/>
      <w:bookmarkEnd w:id="18"/>
    </w:p>
    <w:tbl>
      <w:tblPr>
        <w:tblStyle w:val="Grilledutableau"/>
        <w:tblW w:w="0" w:type="auto"/>
        <w:tblLook w:val="04A0" w:firstRow="1" w:lastRow="0" w:firstColumn="1" w:lastColumn="0" w:noHBand="0" w:noVBand="1"/>
      </w:tblPr>
      <w:tblGrid>
        <w:gridCol w:w="4301"/>
        <w:gridCol w:w="4329"/>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9" w:name="_Toc450917394"/>
      <w:bookmarkStart w:id="20" w:name="_Toc460229500"/>
      <w:r>
        <w:t>Description narrative</w:t>
      </w:r>
      <w:bookmarkEnd w:id="19"/>
      <w:bookmarkEnd w:id="20"/>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509E6F62" w:rsidR="00110810" w:rsidRDefault="00110810">
            <w:pPr>
              <w:spacing w:before="120"/>
              <w:ind w:left="-360"/>
              <w:jc w:val="center"/>
              <w:rPr>
                <w:color w:val="000000"/>
              </w:rPr>
            </w:pPr>
            <w:commentRangeStart w:id="21"/>
            <w:r>
              <w:rPr>
                <w:b/>
                <w:i/>
              </w:rPr>
              <w:t>Numéro</w:t>
            </w:r>
            <w:commentRangeEnd w:id="21"/>
            <w:r w:rsidR="00C55429">
              <w:rPr>
                <w:rStyle w:val="Marquedecommentaire"/>
              </w:rPr>
              <w:commentReference w:id="21"/>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22217F71" w:rsidR="00110810" w:rsidRDefault="00110810">
            <w:pPr>
              <w:spacing w:before="120"/>
              <w:ind w:left="-400"/>
              <w:jc w:val="center"/>
              <w:rPr>
                <w:color w:val="000000"/>
              </w:rPr>
            </w:pPr>
            <w:r>
              <w:rPr>
                <w:b/>
                <w:i/>
              </w:rPr>
              <w:t xml:space="preserve">Version </w:t>
            </w:r>
            <w:r w:rsidR="00562350">
              <w:rPr>
                <w:b/>
                <w:i/>
              </w:rPr>
              <w:t>: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226932A7" w:rsidR="00110810" w:rsidRDefault="00110810" w:rsidP="00B02F8C">
            <w:pPr>
              <w:spacing w:before="120"/>
              <w:ind w:left="-400"/>
              <w:jc w:val="center"/>
              <w:rPr>
                <w:color w:val="000000"/>
              </w:rPr>
            </w:pPr>
            <w:r>
              <w:rPr>
                <w:b/>
                <w:i/>
              </w:rPr>
              <w:t xml:space="preserve">Responsable : </w:t>
            </w:r>
            <w:r w:rsidR="00B02F8C">
              <w:rPr>
                <w:b/>
                <w:i/>
              </w:rPr>
              <w:t>Simon Girard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03A6ACED"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3A165C7D" w:rsidR="00110810" w:rsidRDefault="00110810">
            <w:pPr>
              <w:spacing w:before="120"/>
              <w:ind w:left="-15"/>
              <w:rPr>
                <w:color w:val="000000"/>
              </w:rPr>
            </w:pPr>
            <w:r>
              <w:rPr>
                <w:b/>
                <w:i/>
              </w:rPr>
              <w:t xml:space="preserve">Déclencheur </w:t>
            </w:r>
            <w:r w:rsidR="00C82E0C">
              <w:rPr>
                <w:b/>
                <w:i/>
              </w:rPr>
              <w:t xml:space="preserve">: </w:t>
            </w:r>
            <w:r w:rsidR="00C82E0C" w:rsidRPr="00A327CD">
              <w:rPr>
                <w:b/>
                <w:i/>
              </w:rPr>
              <w:t>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1696848" w:rsidR="00110810" w:rsidRDefault="00110810">
            <w:pPr>
              <w:ind w:left="640"/>
            </w:pPr>
            <w:r>
              <w:rPr>
                <w:sz w:val="20"/>
                <w:szCs w:val="20"/>
              </w:rPr>
              <w:t>Retour</w:t>
            </w:r>
            <w:r w:rsidR="00562350">
              <w:rPr>
                <w:sz w:val="20"/>
                <w:szCs w:val="20"/>
              </w:rPr>
              <w:t>: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22" w:name="h.gjdgxs"/>
            <w:bookmarkEnd w:id="22"/>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01933D49"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0A13AEE7" w:rsidR="00DE746B" w:rsidRDefault="00DE746B" w:rsidP="00B02F8C">
            <w:pPr>
              <w:spacing w:before="120"/>
              <w:ind w:left="-400"/>
              <w:jc w:val="center"/>
              <w:rPr>
                <w:color w:val="000000"/>
              </w:rPr>
            </w:pPr>
            <w:r>
              <w:rPr>
                <w:b/>
                <w:i/>
              </w:rPr>
              <w:t xml:space="preserve">Responsable : </w:t>
            </w:r>
            <w:r w:rsidR="00B02F8C">
              <w:rPr>
                <w:b/>
                <w:i/>
              </w:rPr>
              <w:t>Raphael Côté</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559F2D66"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495916B3" w:rsidR="00DE746B" w:rsidRDefault="00DE746B" w:rsidP="00B02F8C">
            <w:pPr>
              <w:spacing w:before="120"/>
              <w:rPr>
                <w:rFonts w:ascii="Arial" w:hAnsi="Arial" w:cs="Arial"/>
                <w:lang w:eastAsia="fr-FR"/>
              </w:rPr>
            </w:pPr>
            <w:r>
              <w:rPr>
                <w:rFonts w:ascii="Arial" w:hAnsi="Arial" w:cs="Arial"/>
                <w:b/>
                <w:i/>
              </w:rPr>
              <w:t xml:space="preserve">Responsable : </w:t>
            </w:r>
            <w:r w:rsidR="00B02F8C">
              <w:rPr>
                <w:rFonts w:ascii="Arial" w:hAnsi="Arial" w:cs="Arial"/>
                <w:b/>
                <w:i/>
              </w:rPr>
              <w:t>Simon Girard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562350">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215A6EF3" w:rsidR="00DE746B" w:rsidRDefault="00DE746B">
            <w:pPr>
              <w:spacing w:before="120"/>
              <w:ind w:left="38"/>
              <w:rPr>
                <w:color w:val="000000"/>
              </w:rPr>
            </w:pPr>
            <w:r>
              <w:rPr>
                <w:rFonts w:ascii="Arial" w:eastAsia="Arial" w:hAnsi="Arial" w:cs="Arial"/>
                <w:b/>
                <w:i/>
              </w:rPr>
              <w:t>Numéro:</w:t>
            </w:r>
          </w:p>
        </w:tc>
      </w:tr>
      <w:tr w:rsidR="00DE746B" w14:paraId="2DDF685C"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562350">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562350">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562350">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17EE81B0" w:rsidR="00DE746B" w:rsidRDefault="00DE746B">
            <w:pPr>
              <w:spacing w:before="120"/>
              <w:rPr>
                <w:color w:val="000000"/>
              </w:rPr>
            </w:pPr>
            <w:r>
              <w:rPr>
                <w:rFonts w:ascii="Arial" w:eastAsia="Arial" w:hAnsi="Arial" w:cs="Arial"/>
                <w:b/>
                <w:i/>
              </w:rPr>
              <w:t xml:space="preserve">Responsable : </w:t>
            </w:r>
            <w:r w:rsidR="00562350" w:rsidRPr="00562350">
              <w:rPr>
                <w:rFonts w:ascii="Arial" w:eastAsia="Arial" w:hAnsi="Arial" w:cs="Arial"/>
                <w:b/>
                <w:i/>
              </w:rPr>
              <w:t>Kevin Kuété-Moffo</w:t>
            </w:r>
          </w:p>
        </w:tc>
      </w:tr>
      <w:tr w:rsidR="00DE746B" w14:paraId="4CAFDA9F" w14:textId="77777777" w:rsidTr="00562350">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562350">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562350">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64C66D26" w:rsidR="00DE746B" w:rsidRDefault="00DE746B">
            <w:pPr>
              <w:spacing w:before="120"/>
            </w:pPr>
            <w:r>
              <w:rPr>
                <w:rFonts w:ascii="Arial" w:eastAsia="Arial" w:hAnsi="Arial" w:cs="Arial"/>
                <w:b/>
                <w:i/>
              </w:rPr>
              <w:t>Déclencheur </w:t>
            </w:r>
            <w:r w:rsidR="00562350">
              <w:rPr>
                <w:rFonts w:ascii="Arial" w:eastAsia="Arial" w:hAnsi="Arial" w:cs="Arial"/>
                <w:b/>
                <w:i/>
              </w:rPr>
              <w:t>: L’utilisateur</w:t>
            </w:r>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562350">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562350">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562350">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562350">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562350">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213284A1" w:rsidR="00DE746B" w:rsidRDefault="00DE746B">
            <w:pPr>
              <w:ind w:left="1038"/>
              <w:jc w:val="both"/>
            </w:pPr>
            <w:r>
              <w:rPr>
                <w:rFonts w:ascii="Arial" w:eastAsia="Arial" w:hAnsi="Arial" w:cs="Arial"/>
              </w:rPr>
              <w:t xml:space="preserve">Début </w:t>
            </w:r>
            <w:r w:rsidR="00562350">
              <w:rPr>
                <w:rFonts w:ascii="Arial" w:eastAsia="Arial" w:hAnsi="Arial" w:cs="Arial"/>
              </w:rPr>
              <w: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57702099"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1</w:t>
            </w:r>
          </w:p>
        </w:tc>
      </w:tr>
      <w:tr w:rsidR="00DE746B" w14:paraId="4F4BF5B9" w14:textId="77777777" w:rsidTr="00562350">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562350">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562350">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562350">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23" w:name="h.30j0zll"/>
      <w:bookmarkEnd w:id="23"/>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90CB14D"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628F686D" w:rsidR="00DE746B" w:rsidRDefault="00DE746B" w:rsidP="00FA31F8">
            <w:pPr>
              <w:spacing w:before="120"/>
              <w:rPr>
                <w:color w:val="000000"/>
              </w:rPr>
            </w:pPr>
            <w:r>
              <w:rPr>
                <w:rFonts w:ascii="Arial" w:eastAsia="Arial" w:hAnsi="Arial" w:cs="Arial"/>
                <w:b/>
                <w:i/>
              </w:rPr>
              <w:t xml:space="preserve">Responsable : </w:t>
            </w:r>
            <w:r w:rsidR="00FA31F8">
              <w:rPr>
                <w:rFonts w:ascii="Arial" w:eastAsia="Arial" w:hAnsi="Arial" w:cs="Arial"/>
                <w:b/>
                <w:i/>
              </w:rPr>
              <w:t>Pierre-Alexandre Pageau</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300A20E7" w:rsidR="00DE746B" w:rsidRDefault="00DE746B">
            <w:pPr>
              <w:spacing w:before="120"/>
              <w:rPr>
                <w:color w:val="000000"/>
              </w:rPr>
            </w:pPr>
            <w:r>
              <w:rPr>
                <w:rFonts w:ascii="Arial" w:eastAsia="Arial" w:hAnsi="Arial" w:cs="Arial"/>
                <w:b/>
                <w:i/>
              </w:rPr>
              <w:t>Déclencheur </w:t>
            </w:r>
            <w:r w:rsidR="00562350">
              <w:rPr>
                <w:rFonts w:ascii="Arial" w:eastAsia="Arial" w:hAnsi="Arial" w:cs="Arial"/>
                <w:b/>
                <w:i/>
              </w:rPr>
              <w:t xml:space="preserve">: </w:t>
            </w:r>
            <w:r w:rsidR="00562350" w:rsidRPr="008F19BE">
              <w:rPr>
                <w:rFonts w:ascii="Arial" w:hAnsi="Arial" w:cs="Arial"/>
                <w:i/>
              </w:rPr>
              <w:t>L’utilisateur</w:t>
            </w:r>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16FBE35B"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r w:rsidR="00562350">
              <w:rPr>
                <w:rFonts w:ascii="Arial" w:eastAsia="Arial" w:hAnsi="Arial" w:cs="Arial"/>
              </w:rPr>
              <w:t>: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0D8EC93D"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r w:rsidR="00562350">
              <w:rPr>
                <w:rFonts w:ascii="Arial" w:eastAsia="Arial" w:hAnsi="Arial" w:cs="Arial"/>
              </w:rPr>
              <w:t>: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5AC7CD48" w:rsidR="00DE746B" w:rsidRDefault="00DE746B">
            <w:pPr>
              <w:ind w:left="1038"/>
              <w:jc w:val="both"/>
              <w:rPr>
                <w:rFonts w:ascii="Times New Roman" w:hAnsi="Times New Roman" w:cs="Times New Roman"/>
                <w:color w:val="000000"/>
              </w:rPr>
            </w:pPr>
            <w:r>
              <w:rPr>
                <w:rFonts w:ascii="Arial" w:eastAsia="Arial" w:hAnsi="Arial" w:cs="Arial"/>
              </w:rPr>
              <w:t xml:space="preserve">Retour </w:t>
            </w:r>
            <w:r w:rsidR="00562350">
              <w:rPr>
                <w:rFonts w:ascii="Arial" w:eastAsia="Arial" w:hAnsi="Arial" w:cs="Arial"/>
              </w:rPr>
              <w:t>: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24" w:name="_Toc450917395"/>
      <w:bookmarkStart w:id="25" w:name="_Toc460229501"/>
      <w:r>
        <w:lastRenderedPageBreak/>
        <w:t>Diagramme de contexte</w:t>
      </w:r>
      <w:bookmarkEnd w:id="24"/>
      <w:bookmarkEnd w:id="25"/>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26" w:name="_Toc450917396"/>
      <w:bookmarkStart w:id="27" w:name="_Toc460229502"/>
      <w:r>
        <w:lastRenderedPageBreak/>
        <w:t xml:space="preserve">Diagramme de </w:t>
      </w:r>
      <w:r w:rsidR="00110810">
        <w:t>package</w:t>
      </w:r>
      <w:bookmarkEnd w:id="26"/>
      <w:bookmarkEnd w:id="27"/>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8" w:name="_Toc450917397"/>
      <w:bookmarkStart w:id="29" w:name="_Toc460229503"/>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8"/>
      <w:bookmarkEnd w:id="29"/>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30" w:name="_Toc450917398"/>
      <w:bookmarkStart w:id="31" w:name="_Toc460229504"/>
      <w:r>
        <w:lastRenderedPageBreak/>
        <w:t>Gestion d’artiste</w:t>
      </w:r>
      <w:bookmarkEnd w:id="30"/>
      <w:bookmarkEnd w:id="31"/>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32" w:name="_Toc450917399"/>
      <w:bookmarkStart w:id="33" w:name="_Toc460229505"/>
      <w:r>
        <w:lastRenderedPageBreak/>
        <w:t>Gestion des catégories d’artiste</w:t>
      </w:r>
      <w:bookmarkEnd w:id="32"/>
      <w:bookmarkEnd w:id="33"/>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34" w:name="_Toc450917400"/>
      <w:bookmarkStart w:id="35" w:name="_Toc460229506"/>
      <w:r>
        <w:lastRenderedPageBreak/>
        <w:t>Gestion d’agence</w:t>
      </w:r>
      <w:bookmarkEnd w:id="34"/>
      <w:bookmarkEnd w:id="35"/>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36" w:name="_Toc450917401"/>
      <w:bookmarkStart w:id="37" w:name="_Toc460229507"/>
      <w:r>
        <w:lastRenderedPageBreak/>
        <w:t>Gestion de personnel</w:t>
      </w:r>
      <w:bookmarkEnd w:id="36"/>
      <w:bookmarkEnd w:id="37"/>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38" w:name="_Toc450917402"/>
      <w:bookmarkStart w:id="39" w:name="_Toc460229508"/>
      <w:r>
        <w:lastRenderedPageBreak/>
        <w:t>Gestion d’évènement</w:t>
      </w:r>
      <w:bookmarkEnd w:id="38"/>
      <w:bookmarkEnd w:id="39"/>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40" w:name="_Toc450917403"/>
      <w:bookmarkStart w:id="41" w:name="_Toc460229509"/>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40"/>
      <w:bookmarkEnd w:id="41"/>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42" w:name="_Toc450917404"/>
      <w:bookmarkStart w:id="43" w:name="_Toc460229510"/>
      <w:r>
        <w:lastRenderedPageBreak/>
        <w:t>Détail d’un contrat</w:t>
      </w:r>
      <w:bookmarkEnd w:id="42"/>
      <w:bookmarkEnd w:id="43"/>
    </w:p>
    <w:p w14:paraId="367CF705" w14:textId="23BB7525" w:rsidR="00233B14" w:rsidRDefault="005B36BD" w:rsidP="005B36BD">
      <w:del w:id="44" w:author="utilisateur" w:date="2016-08-29T10:16:00Z">
        <w:r w:rsidDel="00E35EC4">
          <w:rPr>
            <w:noProof/>
            <w:lang w:eastAsia="fr-CA"/>
          </w:rPr>
          <w:drawing>
            <wp:inline distT="0" distB="0" distL="0" distR="0" wp14:anchorId="01B40D7F" wp14:editId="5A846249">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del>
      <w:ins w:id="45" w:author="utilisateur" w:date="2016-08-29T10:16:00Z">
        <w:r w:rsidR="00E35EC4">
          <w:rPr>
            <w:noProof/>
            <w:lang w:eastAsia="fr-CA"/>
          </w:rPr>
          <w:drawing>
            <wp:inline distT="0" distB="0" distL="0" distR="0" wp14:anchorId="6989D21F" wp14:editId="7B8DF937">
              <wp:extent cx="8229600" cy="31438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6">
                        <a:extLst>
                          <a:ext uri="{28A0092B-C50C-407E-A947-70E740481C1C}">
                            <a14:useLocalDpi xmlns:a14="http://schemas.microsoft.com/office/drawing/2010/main" val="0"/>
                          </a:ext>
                        </a:extLst>
                      </a:blip>
                      <a:stretch>
                        <a:fillRect/>
                      </a:stretch>
                    </pic:blipFill>
                    <pic:spPr>
                      <a:xfrm>
                        <a:off x="0" y="0"/>
                        <a:ext cx="8229600" cy="3143885"/>
                      </a:xfrm>
                      <a:prstGeom prst="rect">
                        <a:avLst/>
                      </a:prstGeom>
                    </pic:spPr>
                  </pic:pic>
                </a:graphicData>
              </a:graphic>
            </wp:inline>
          </w:drawing>
        </w:r>
      </w:ins>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46" w:name="_Toc450917405"/>
      <w:bookmarkStart w:id="47" w:name="_Toc460229511"/>
      <w:r>
        <w:t>Confirmation d’enregistrement</w:t>
      </w:r>
      <w:r w:rsidR="00233B14">
        <w:tab/>
        <w:t>Confirmation de modification</w:t>
      </w:r>
      <w:r w:rsidR="00233B14">
        <w:tab/>
      </w:r>
      <w:r w:rsidR="00233B14">
        <w:tab/>
        <w:t>Confirmation de suppression</w:t>
      </w:r>
      <w:bookmarkEnd w:id="46"/>
      <w:bookmarkEnd w:id="47"/>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48" w:name="_Toc450917406"/>
      <w:bookmarkStart w:id="49" w:name="_Toc460229512"/>
      <w:r>
        <w:t>Erreur de format</w:t>
      </w:r>
      <w:r>
        <w:tab/>
      </w:r>
      <w:r>
        <w:tab/>
      </w:r>
      <w:r>
        <w:tab/>
        <w:t>Erreur de champ vide</w:t>
      </w:r>
      <w:bookmarkEnd w:id="48"/>
      <w:bookmarkEnd w:id="49"/>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E35EC4">
      <w:pPr>
        <w:pStyle w:val="Titre2"/>
        <w:jc w:val="right"/>
      </w:pPr>
      <w:bookmarkStart w:id="50" w:name="_Toc450917407"/>
      <w:bookmarkStart w:id="51" w:name="_Toc460229513"/>
      <w:r>
        <w:lastRenderedPageBreak/>
        <w:t>Détails d’un statut de contrat</w:t>
      </w:r>
      <w:bookmarkEnd w:id="50"/>
      <w:bookmarkEnd w:id="51"/>
    </w:p>
    <w:p w14:paraId="0CC8C78E" w14:textId="14356716" w:rsidR="003B6B85" w:rsidRDefault="00E35EC4" w:rsidP="009947D5">
      <w:r>
        <w:rPr>
          <w:noProof/>
          <w:lang w:eastAsia="fr-CA"/>
        </w:rPr>
        <w:drawing>
          <wp:inline distT="0" distB="0" distL="0" distR="0" wp14:anchorId="5FC08451" wp14:editId="77A102A5">
            <wp:extent cx="2524125" cy="28196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2">
                      <a:extLst>
                        <a:ext uri="{28A0092B-C50C-407E-A947-70E740481C1C}">
                          <a14:useLocalDpi xmlns:a14="http://schemas.microsoft.com/office/drawing/2010/main" val="0"/>
                        </a:ext>
                      </a:extLst>
                    </a:blip>
                    <a:stretch>
                      <a:fillRect/>
                    </a:stretch>
                  </pic:blipFill>
                  <pic:spPr>
                    <a:xfrm>
                      <a:off x="0" y="0"/>
                      <a:ext cx="2565532" cy="2865889"/>
                    </a:xfrm>
                    <a:prstGeom prst="rect">
                      <a:avLst/>
                    </a:prstGeom>
                  </pic:spPr>
                </pic:pic>
              </a:graphicData>
            </a:graphic>
          </wp:inline>
        </w:drawing>
      </w:r>
    </w:p>
    <w:p w14:paraId="0D9C4D09" w14:textId="77777777" w:rsidR="00940E45" w:rsidRDefault="00940E45" w:rsidP="00940E45">
      <w:pPr>
        <w:pStyle w:val="Titre3"/>
      </w:pPr>
      <w:bookmarkStart w:id="52" w:name="_Toc450917408"/>
      <w:bookmarkStart w:id="53" w:name="_Toc460229514"/>
      <w:r>
        <w:t>Confirmation d’enregistrement</w:t>
      </w:r>
      <w:r>
        <w:tab/>
        <w:t>Confirmation de modification</w:t>
      </w:r>
      <w:r>
        <w:tab/>
      </w:r>
      <w:r>
        <w:tab/>
        <w:t>Confirmation de suppression</w:t>
      </w:r>
      <w:bookmarkEnd w:id="52"/>
      <w:bookmarkEnd w:id="53"/>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54" w:name="_Toc450917409"/>
      <w:bookmarkStart w:id="55" w:name="_Toc460229515"/>
      <w:r>
        <w:lastRenderedPageBreak/>
        <w:t>Erreur de champ vide</w:t>
      </w:r>
      <w:bookmarkEnd w:id="54"/>
      <w:bookmarkEnd w:id="55"/>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56" w:name="_Toc450917410"/>
      <w:bookmarkStart w:id="57" w:name="_Toc460229516"/>
      <w:r>
        <w:t>Sommaire des catégories d’artiste</w:t>
      </w:r>
      <w:bookmarkEnd w:id="56"/>
      <w:bookmarkEnd w:id="57"/>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58" w:name="_Toc450917411"/>
      <w:bookmarkStart w:id="59" w:name="_Toc460229517"/>
      <w:r>
        <w:t>Détails d’une catégorie d’artiste</w:t>
      </w:r>
      <w:bookmarkEnd w:id="58"/>
      <w:bookmarkEnd w:id="59"/>
    </w:p>
    <w:p w14:paraId="1F83CE0B" w14:textId="4247BA67" w:rsidR="009947D5" w:rsidRDefault="00E35EC4" w:rsidP="009947D5">
      <w:r>
        <w:rPr>
          <w:noProof/>
          <w:lang w:eastAsia="fr-CA"/>
        </w:rPr>
        <w:drawing>
          <wp:inline distT="0" distB="0" distL="0" distR="0" wp14:anchorId="54C6DB1B" wp14:editId="6BD084E8">
            <wp:extent cx="2200275" cy="28262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4">
                      <a:extLst>
                        <a:ext uri="{28A0092B-C50C-407E-A947-70E740481C1C}">
                          <a14:useLocalDpi xmlns:a14="http://schemas.microsoft.com/office/drawing/2010/main" val="0"/>
                        </a:ext>
                      </a:extLst>
                    </a:blip>
                    <a:stretch>
                      <a:fillRect/>
                    </a:stretch>
                  </pic:blipFill>
                  <pic:spPr>
                    <a:xfrm>
                      <a:off x="0" y="0"/>
                      <a:ext cx="2218627" cy="2849844"/>
                    </a:xfrm>
                    <a:prstGeom prst="rect">
                      <a:avLst/>
                    </a:prstGeom>
                  </pic:spPr>
                </pic:pic>
              </a:graphicData>
            </a:graphic>
          </wp:inline>
        </w:drawing>
      </w:r>
    </w:p>
    <w:p w14:paraId="1E8436D1" w14:textId="77777777" w:rsidR="00940E45" w:rsidRDefault="00940E45" w:rsidP="00940E45">
      <w:pPr>
        <w:pStyle w:val="Titre3"/>
      </w:pPr>
      <w:bookmarkStart w:id="60" w:name="_Toc450917412"/>
      <w:bookmarkStart w:id="61" w:name="_Toc460229518"/>
      <w:r>
        <w:t>Confirmation d’enregistrement</w:t>
      </w:r>
      <w:r>
        <w:tab/>
        <w:t>Confirmation de modification</w:t>
      </w:r>
      <w:r>
        <w:tab/>
      </w:r>
      <w:r>
        <w:tab/>
        <w:t>Confirmation de suppression</w:t>
      </w:r>
      <w:bookmarkEnd w:id="60"/>
      <w:bookmarkEnd w:id="61"/>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62" w:name="_Toc450917413"/>
      <w:bookmarkStart w:id="63" w:name="_Toc460229519"/>
      <w:r>
        <w:lastRenderedPageBreak/>
        <w:t>Erreur de champ vide</w:t>
      </w:r>
      <w:bookmarkEnd w:id="62"/>
      <w:bookmarkEnd w:id="63"/>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64" w:name="_Toc450917414"/>
      <w:bookmarkStart w:id="65" w:name="_Toc460229520"/>
      <w:r>
        <w:lastRenderedPageBreak/>
        <w:t>Détails d’un artiste</w:t>
      </w:r>
      <w:bookmarkEnd w:id="64"/>
      <w:bookmarkEnd w:id="65"/>
    </w:p>
    <w:p w14:paraId="64FC60DA" w14:textId="33500D0E" w:rsidR="00804401" w:rsidRDefault="00E35EC4" w:rsidP="009947D5">
      <w:r>
        <w:rPr>
          <w:noProof/>
          <w:lang w:eastAsia="fr-CA"/>
        </w:rPr>
        <w:drawing>
          <wp:inline distT="0" distB="0" distL="0" distR="0" wp14:anchorId="21119BAB" wp14:editId="3B8DB0D5">
            <wp:extent cx="6832062" cy="5521260"/>
            <wp:effectExtent l="0" t="0" r="698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5">
                      <a:extLst>
                        <a:ext uri="{28A0092B-C50C-407E-A947-70E740481C1C}">
                          <a14:useLocalDpi xmlns:a14="http://schemas.microsoft.com/office/drawing/2010/main" val="0"/>
                        </a:ext>
                      </a:extLst>
                    </a:blip>
                    <a:stretch>
                      <a:fillRect/>
                    </a:stretch>
                  </pic:blipFill>
                  <pic:spPr>
                    <a:xfrm>
                      <a:off x="0" y="0"/>
                      <a:ext cx="6832062" cy="5521260"/>
                    </a:xfrm>
                    <a:prstGeom prst="rect">
                      <a:avLst/>
                    </a:prstGeom>
                  </pic:spPr>
                </pic:pic>
              </a:graphicData>
            </a:graphic>
          </wp:inline>
        </w:drawing>
      </w:r>
    </w:p>
    <w:p w14:paraId="411C8A33" w14:textId="77777777" w:rsidR="00804401" w:rsidRDefault="00804401" w:rsidP="00804401">
      <w:pPr>
        <w:pStyle w:val="Titre3"/>
      </w:pPr>
      <w:bookmarkStart w:id="66" w:name="_Toc450917415"/>
      <w:bookmarkStart w:id="67" w:name="_Toc460229521"/>
      <w:r>
        <w:lastRenderedPageBreak/>
        <w:t>Confirmation d’enregistrement</w:t>
      </w:r>
      <w:r>
        <w:tab/>
        <w:t>Confirmation de modification</w:t>
      </w:r>
      <w:r>
        <w:tab/>
      </w:r>
      <w:r>
        <w:tab/>
        <w:t>Confirmation de suppression</w:t>
      </w:r>
      <w:bookmarkEnd w:id="66"/>
      <w:bookmarkEnd w:id="67"/>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68" w:name="_Toc450917416"/>
      <w:bookmarkStart w:id="69" w:name="_Toc460229522"/>
      <w:r>
        <w:t>Erreur de champ vide</w:t>
      </w:r>
      <w:bookmarkEnd w:id="68"/>
      <w:bookmarkEnd w:id="69"/>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70" w:name="_Toc450917417"/>
      <w:bookmarkStart w:id="71" w:name="_Toc460229523"/>
      <w:r>
        <w:t>Détails des engagements</w:t>
      </w:r>
      <w:bookmarkEnd w:id="70"/>
      <w:bookmarkEnd w:id="71"/>
    </w:p>
    <w:p w14:paraId="5EF21F5F" w14:textId="4FA7D688" w:rsidR="00804401" w:rsidRDefault="00E35EC4" w:rsidP="009947D5">
      <w:r>
        <w:rPr>
          <w:noProof/>
          <w:lang w:eastAsia="fr-CA"/>
        </w:rPr>
        <w:drawing>
          <wp:inline distT="0" distB="0" distL="0" distR="0" wp14:anchorId="74DE1258" wp14:editId="0672AC3D">
            <wp:extent cx="5882747" cy="4146323"/>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6">
                      <a:extLst>
                        <a:ext uri="{28A0092B-C50C-407E-A947-70E740481C1C}">
                          <a14:useLocalDpi xmlns:a14="http://schemas.microsoft.com/office/drawing/2010/main" val="0"/>
                        </a:ext>
                      </a:extLst>
                    </a:blip>
                    <a:stretch>
                      <a:fillRect/>
                    </a:stretch>
                  </pic:blipFill>
                  <pic:spPr>
                    <a:xfrm>
                      <a:off x="0" y="0"/>
                      <a:ext cx="5882747"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72" w:name="_Toc450917418"/>
      <w:bookmarkStart w:id="73" w:name="_Toc460229524"/>
      <w:r>
        <w:lastRenderedPageBreak/>
        <w:t>Confirmation d’enregistrement</w:t>
      </w:r>
      <w:r>
        <w:tab/>
        <w:t>Confirmation de modification</w:t>
      </w:r>
      <w:r>
        <w:tab/>
      </w:r>
      <w:r>
        <w:tab/>
        <w:t>Confirmation de suppression</w:t>
      </w:r>
      <w:bookmarkEnd w:id="72"/>
      <w:bookmarkEnd w:id="73"/>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74" w:name="_Toc450917419"/>
      <w:bookmarkStart w:id="75" w:name="_Toc460229525"/>
      <w:r>
        <w:t>Erreur de format</w:t>
      </w:r>
      <w:r>
        <w:tab/>
      </w:r>
      <w:r>
        <w:tab/>
      </w:r>
      <w:r>
        <w:tab/>
        <w:t>Erreur de champ vide</w:t>
      </w:r>
      <w:bookmarkEnd w:id="74"/>
      <w:bookmarkEnd w:id="75"/>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76" w:name="_Toc450917420"/>
      <w:bookmarkStart w:id="77" w:name="_Toc460229526"/>
      <w:r>
        <w:lastRenderedPageBreak/>
        <w:t>Détails de</w:t>
      </w:r>
      <w:bookmarkStart w:id="78" w:name="_GoBack"/>
      <w:bookmarkEnd w:id="78"/>
      <w:r>
        <w:t>s exigences</w:t>
      </w:r>
      <w:bookmarkEnd w:id="76"/>
      <w:bookmarkEnd w:id="77"/>
    </w:p>
    <w:p w14:paraId="2E96BC1A" w14:textId="21B0F2EE" w:rsidR="00804401" w:rsidRDefault="004B2D35" w:rsidP="009947D5">
      <w:r>
        <w:rPr>
          <w:noProof/>
          <w:lang w:eastAsia="fr-CA"/>
        </w:rPr>
        <w:drawing>
          <wp:inline distT="0" distB="0" distL="0" distR="0" wp14:anchorId="78689CB7" wp14:editId="1393A1C0">
            <wp:extent cx="7627620" cy="4097655"/>
            <wp:effectExtent l="0" t="0" r="0" b="0"/>
            <wp:docPr id="18" name="Image 18" descr="https://scontent.fyhu1-1.fna.fbcdn.net/v/t34.0-12/14182273_1282640578435725_688671622_n.jpg?oh=7664cf934ba1c6d7478780ad59fe9e9a&amp;oe=57C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yhu1-1.fna.fbcdn.net/v/t34.0-12/14182273_1282640578435725_688671622_n.jpg?oh=7664cf934ba1c6d7478780ad59fe9e9a&amp;oe=57C9C06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7620" cy="4097655"/>
                    </a:xfrm>
                    <a:prstGeom prst="rect">
                      <a:avLst/>
                    </a:prstGeom>
                    <a:noFill/>
                    <a:ln>
                      <a:noFill/>
                    </a:ln>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79" w:name="_Toc450917421"/>
      <w:bookmarkStart w:id="80" w:name="_Toc460229527"/>
      <w:r>
        <w:lastRenderedPageBreak/>
        <w:t>Confirmation d’enregistrement</w:t>
      </w:r>
      <w:r>
        <w:tab/>
        <w:t>Confirmation de modification</w:t>
      </w:r>
      <w:r>
        <w:tab/>
      </w:r>
      <w:r>
        <w:tab/>
        <w:t>Confirmation de suppression</w:t>
      </w:r>
      <w:bookmarkEnd w:id="79"/>
      <w:bookmarkEnd w:id="80"/>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7">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8">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9">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81" w:name="_Toc450917422"/>
      <w:bookmarkStart w:id="82" w:name="_Toc460229528"/>
      <w:r>
        <w:t>Erreur de format</w:t>
      </w:r>
      <w:r>
        <w:tab/>
      </w:r>
      <w:r>
        <w:tab/>
      </w:r>
      <w:r>
        <w:tab/>
        <w:t>Erreur de champ vide</w:t>
      </w:r>
      <w:bookmarkEnd w:id="81"/>
      <w:bookmarkEnd w:id="82"/>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30">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1">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83" w:name="_Toc450917423"/>
      <w:bookmarkStart w:id="84" w:name="_Toc460229529"/>
      <w:r>
        <w:lastRenderedPageBreak/>
        <w:t>Diagramme de classe</w:t>
      </w:r>
      <w:bookmarkEnd w:id="83"/>
      <w:bookmarkEnd w:id="84"/>
    </w:p>
    <w:p w14:paraId="66352088" w14:textId="416F241D" w:rsidR="00745CB4" w:rsidRPr="00745CB4" w:rsidRDefault="00E8571D" w:rsidP="0089473B">
      <w:pPr>
        <w:ind w:left="-567"/>
      </w:pPr>
      <w:r>
        <w:rPr>
          <w:noProof/>
          <w:lang w:eastAsia="fr-CA"/>
        </w:rPr>
        <w:drawing>
          <wp:anchor distT="0" distB="0" distL="114300" distR="114300" simplePos="0" relativeHeight="251663360" behindDoc="1" locked="0" layoutInCell="1" allowOverlap="1" wp14:anchorId="1EC8FEA9" wp14:editId="3C8828AD">
            <wp:simplePos x="0" y="0"/>
            <wp:positionH relativeFrom="column">
              <wp:posOffset>-361950</wp:posOffset>
            </wp:positionH>
            <wp:positionV relativeFrom="paragraph">
              <wp:posOffset>2540</wp:posOffset>
            </wp:positionV>
            <wp:extent cx="8229600" cy="4451985"/>
            <wp:effectExtent l="0" t="0" r="0" b="5715"/>
            <wp:wrapTight wrapText="bothSides">
              <wp:wrapPolygon edited="0">
                <wp:start x="0" y="0"/>
                <wp:lineTo x="0" y="21535"/>
                <wp:lineTo x="21550" y="21535"/>
                <wp:lineTo x="2155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el_Pack_Contrat.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4451985"/>
                    </a:xfrm>
                    <a:prstGeom prst="rect">
                      <a:avLst/>
                    </a:prstGeom>
                  </pic:spPr>
                </pic:pic>
              </a:graphicData>
            </a:graphic>
          </wp:anchor>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sateur" w:date="2016-08-25T00:08:00Z" w:initials="u">
    <w:p w14:paraId="4367E57F" w14:textId="2A6C8E0A" w:rsidR="00E6237B" w:rsidRDefault="00E6237B">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1F3AE" w14:textId="77777777" w:rsidR="002F0FF2" w:rsidRDefault="002F0FF2" w:rsidP="00F732E6">
      <w:pPr>
        <w:spacing w:after="0" w:line="240" w:lineRule="auto"/>
      </w:pPr>
      <w:r>
        <w:separator/>
      </w:r>
    </w:p>
  </w:endnote>
  <w:endnote w:type="continuationSeparator" w:id="0">
    <w:p w14:paraId="1ABD1525" w14:textId="77777777" w:rsidR="002F0FF2" w:rsidRDefault="002F0FF2" w:rsidP="00F732E6">
      <w:pPr>
        <w:spacing w:after="0" w:line="240" w:lineRule="auto"/>
      </w:pPr>
      <w:r>
        <w:continuationSeparator/>
      </w:r>
    </w:p>
  </w:endnote>
  <w:endnote w:type="continuationNotice" w:id="1">
    <w:p w14:paraId="68E101B2" w14:textId="77777777" w:rsidR="002F0FF2" w:rsidRDefault="002F0F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1"/>
      <w:gridCol w:w="7739"/>
    </w:tblGrid>
    <w:tr w:rsidR="00E6237B" w14:paraId="3390048A" w14:textId="77777777">
      <w:tc>
        <w:tcPr>
          <w:tcW w:w="918" w:type="dxa"/>
        </w:tcPr>
        <w:p w14:paraId="76154A8F" w14:textId="77777777" w:rsidR="00E6237B" w:rsidRDefault="00E6237B">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B2D35" w:rsidRPr="004B2D35">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63</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6DE6E30E" w:rsidR="00E6237B" w:rsidRDefault="00E6237B" w:rsidP="002424C8">
          <w:pPr>
            <w:pStyle w:val="Pieddepage"/>
          </w:pPr>
          <w:r>
            <w:t xml:space="preserve">Raphael Coté/Pierre-Alexandre Pageau/Kevin Kuété-Moffo/Simon Girard </w:t>
          </w:r>
        </w:p>
      </w:tc>
    </w:tr>
  </w:tbl>
  <w:p w14:paraId="370AF035" w14:textId="77777777" w:rsidR="00E6237B" w:rsidRDefault="00E62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66919" w14:textId="77777777" w:rsidR="002F0FF2" w:rsidRDefault="002F0FF2" w:rsidP="00F732E6">
      <w:pPr>
        <w:spacing w:after="0" w:line="240" w:lineRule="auto"/>
      </w:pPr>
      <w:r>
        <w:separator/>
      </w:r>
    </w:p>
  </w:footnote>
  <w:footnote w:type="continuationSeparator" w:id="0">
    <w:p w14:paraId="5B5F7403" w14:textId="77777777" w:rsidR="002F0FF2" w:rsidRDefault="002F0FF2" w:rsidP="00F732E6">
      <w:pPr>
        <w:spacing w:after="0" w:line="240" w:lineRule="auto"/>
      </w:pPr>
      <w:r>
        <w:continuationSeparator/>
      </w:r>
    </w:p>
  </w:footnote>
  <w:footnote w:type="continuationNotice" w:id="1">
    <w:p w14:paraId="2A30F427" w14:textId="77777777" w:rsidR="002F0FF2" w:rsidRDefault="002F0FF2">
      <w:pPr>
        <w:spacing w:after="0" w:line="240" w:lineRule="auto"/>
      </w:pPr>
    </w:p>
  </w:footnote>
  <w:footnote w:id="2">
    <w:p w14:paraId="202565C4" w14:textId="77777777" w:rsidR="00E6237B" w:rsidRPr="00BF40E1" w:rsidRDefault="00E6237B">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37"/>
      <w:gridCol w:w="1103"/>
    </w:tblGrid>
    <w:tr w:rsidR="00E6237B"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5F84EAE" w14:textId="77777777" w:rsidR="00E6237B" w:rsidRDefault="00E6237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1105" w:type="dxa"/>
            </w:tcPr>
            <w:p w14:paraId="41EF3377" w14:textId="77777777" w:rsidR="00E6237B" w:rsidRDefault="00E6237B">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E6237B" w:rsidRDefault="00E6237B">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652"/>
      <w:gridCol w:w="2731"/>
    </w:tblGrid>
    <w:tr w:rsidR="00E6237B"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EndPr/>
        <w:sdtContent>
          <w:tc>
            <w:tcPr>
              <w:tcW w:w="8610" w:type="dxa"/>
            </w:tcPr>
            <w:p w14:paraId="6413478B" w14:textId="77777777" w:rsidR="00E6237B" w:rsidRDefault="00E6237B"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EndPr/>
        <w:sdtContent>
          <w:tc>
            <w:tcPr>
              <w:tcW w:w="4186" w:type="dxa"/>
            </w:tcPr>
            <w:p w14:paraId="52AC7FA1" w14:textId="77777777" w:rsidR="00E6237B" w:rsidRDefault="00E6237B"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E6237B" w:rsidRDefault="00E6237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2F0FF2"/>
    <w:rsid w:val="003170EE"/>
    <w:rsid w:val="003226F1"/>
    <w:rsid w:val="003A445E"/>
    <w:rsid w:val="003B6B85"/>
    <w:rsid w:val="00420996"/>
    <w:rsid w:val="00447444"/>
    <w:rsid w:val="00494AC3"/>
    <w:rsid w:val="004A29EE"/>
    <w:rsid w:val="004B12A3"/>
    <w:rsid w:val="004B2D35"/>
    <w:rsid w:val="004D6839"/>
    <w:rsid w:val="004E0669"/>
    <w:rsid w:val="00501138"/>
    <w:rsid w:val="00521D0D"/>
    <w:rsid w:val="00562350"/>
    <w:rsid w:val="005B36BD"/>
    <w:rsid w:val="005D5AC6"/>
    <w:rsid w:val="005F409B"/>
    <w:rsid w:val="00601A0E"/>
    <w:rsid w:val="006845DD"/>
    <w:rsid w:val="00691821"/>
    <w:rsid w:val="006979C8"/>
    <w:rsid w:val="006C62C6"/>
    <w:rsid w:val="006F6E82"/>
    <w:rsid w:val="00703415"/>
    <w:rsid w:val="00706304"/>
    <w:rsid w:val="00735459"/>
    <w:rsid w:val="00745CB4"/>
    <w:rsid w:val="007B3081"/>
    <w:rsid w:val="007D4FC4"/>
    <w:rsid w:val="007F7953"/>
    <w:rsid w:val="00804401"/>
    <w:rsid w:val="00817583"/>
    <w:rsid w:val="008642DF"/>
    <w:rsid w:val="0088432C"/>
    <w:rsid w:val="0089473B"/>
    <w:rsid w:val="00894F66"/>
    <w:rsid w:val="008D6F6B"/>
    <w:rsid w:val="008D7F0D"/>
    <w:rsid w:val="008F19BE"/>
    <w:rsid w:val="00910264"/>
    <w:rsid w:val="00940E45"/>
    <w:rsid w:val="00950748"/>
    <w:rsid w:val="00957022"/>
    <w:rsid w:val="0096667F"/>
    <w:rsid w:val="00973B24"/>
    <w:rsid w:val="009947D5"/>
    <w:rsid w:val="009A0967"/>
    <w:rsid w:val="009A55BE"/>
    <w:rsid w:val="009B3369"/>
    <w:rsid w:val="00A3123E"/>
    <w:rsid w:val="00A327CD"/>
    <w:rsid w:val="00A966FD"/>
    <w:rsid w:val="00AB76B6"/>
    <w:rsid w:val="00AC2976"/>
    <w:rsid w:val="00B02F8C"/>
    <w:rsid w:val="00B11ED0"/>
    <w:rsid w:val="00B3652B"/>
    <w:rsid w:val="00B57288"/>
    <w:rsid w:val="00B62A7C"/>
    <w:rsid w:val="00B90104"/>
    <w:rsid w:val="00BF01B3"/>
    <w:rsid w:val="00BF06E0"/>
    <w:rsid w:val="00BF40E1"/>
    <w:rsid w:val="00C55429"/>
    <w:rsid w:val="00C82E0C"/>
    <w:rsid w:val="00D06645"/>
    <w:rsid w:val="00D90D8C"/>
    <w:rsid w:val="00DE746B"/>
    <w:rsid w:val="00DE7CA0"/>
    <w:rsid w:val="00E050F3"/>
    <w:rsid w:val="00E267E3"/>
    <w:rsid w:val="00E35EC4"/>
    <w:rsid w:val="00E6237B"/>
    <w:rsid w:val="00E72F76"/>
    <w:rsid w:val="00E8571D"/>
    <w:rsid w:val="00E86895"/>
    <w:rsid w:val="00E91072"/>
    <w:rsid w:val="00EA2CAB"/>
    <w:rsid w:val="00EC2CE0"/>
    <w:rsid w:val="00EF5380"/>
    <w:rsid w:val="00F35867"/>
    <w:rsid w:val="00F60993"/>
    <w:rsid w:val="00F732E6"/>
    <w:rsid w:val="00FA31F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 w:type="paragraph" w:styleId="Rvision">
    <w:name w:val="Revision"/>
    <w:hidden/>
    <w:uiPriority w:val="99"/>
    <w:semiHidden/>
    <w:rsid w:val="00E623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ntTable" Target="fontTable.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e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5B6E94"/>
    <w:rsid w:val="007C6C98"/>
    <w:rsid w:val="007E0AA0"/>
    <w:rsid w:val="008B3BF2"/>
    <w:rsid w:val="00916F4C"/>
    <w:rsid w:val="00AA194A"/>
    <w:rsid w:val="00DA6EE1"/>
    <w:rsid w:val="00EE62A5"/>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E0B83-5311-43B6-B72C-3E824E44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65</Pages>
  <Words>7062</Words>
  <Characters>38844</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5</cp:revision>
  <dcterms:created xsi:type="dcterms:W3CDTF">2016-05-13T16:08:00Z</dcterms:created>
  <dcterms:modified xsi:type="dcterms:W3CDTF">2016-08-31T19:20:00Z</dcterms:modified>
</cp:coreProperties>
</file>