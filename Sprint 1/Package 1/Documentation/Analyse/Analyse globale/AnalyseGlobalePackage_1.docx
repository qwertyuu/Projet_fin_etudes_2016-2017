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96"/>
          <w:szCs w:val="96"/>
          <w:lang w:eastAsia="en-US"/>
        </w:rPr>
        <w:id w:val="-75831747"/>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640"/>
          </w:tblGrid>
          <w:tr w:rsidR="00F732E6" w14:paraId="6F390F24" w14:textId="77777777">
            <w:tc>
              <w:tcPr>
                <w:tcW w:w="10296" w:type="dxa"/>
              </w:tcPr>
              <w:p w14:paraId="34BDC4F1" w14:textId="77777777" w:rsidR="00F732E6" w:rsidRPr="00F732E6" w:rsidRDefault="00B13689" w:rsidP="00F732E6">
                <w:pPr>
                  <w:pStyle w:val="Titre"/>
                  <w:rPr>
                    <w:sz w:val="96"/>
                    <w:szCs w:val="96"/>
                  </w:rPr>
                </w:pPr>
                <w:sdt>
                  <w:sdtPr>
                    <w:rPr>
                      <w:sz w:val="96"/>
                      <w:szCs w:val="96"/>
                    </w:rPr>
                    <w:alias w:val="Titre"/>
                    <w:id w:val="1934172987"/>
                    <w:placeholder>
                      <w:docPart w:val="E15EEDA25EC34A5D92D494E0CC9A27EA"/>
                    </w:placeholder>
                    <w:dataBinding w:prefixMappings="xmlns:ns0='http://schemas.openxmlformats.org/package/2006/metadata/core-properties' xmlns:ns1='http://purl.org/dc/elements/1.1/'" w:xpath="/ns0:coreProperties[1]/ns1:title[1]" w:storeItemID="{6C3C8BC8-F283-45AE-878A-BAB7291924A1}"/>
                    <w:text/>
                  </w:sdtPr>
                  <w:sdtEndPr/>
                  <w:sdtContent>
                    <w:r w:rsidR="00E6237B">
                      <w:rPr>
                        <w:sz w:val="96"/>
                        <w:szCs w:val="96"/>
                      </w:rPr>
                      <w:t>Projet Modélisation</w:t>
                    </w:r>
                  </w:sdtContent>
                </w:sdt>
              </w:p>
            </w:tc>
          </w:tr>
          <w:tr w:rsidR="00F732E6" w14:paraId="4CAA81AF" w14:textId="77777777">
            <w:tc>
              <w:tcPr>
                <w:tcW w:w="0" w:type="auto"/>
                <w:vAlign w:val="bottom"/>
              </w:tcPr>
              <w:p w14:paraId="7B06BDC1" w14:textId="77777777" w:rsidR="00F732E6" w:rsidRDefault="00B13689" w:rsidP="00F732E6">
                <w:pPr>
                  <w:pStyle w:val="Sous-titre"/>
                </w:pPr>
                <w:sdt>
                  <w:sdtPr>
                    <w:rPr>
                      <w:sz w:val="44"/>
                      <w:szCs w:val="44"/>
                    </w:rPr>
                    <w:alias w:val="Sous-titre"/>
                    <w:id w:val="-899293849"/>
                    <w:placeholder>
                      <w:docPart w:val="993EF469503D4F1998956F5FABCF9524"/>
                    </w:placeholder>
                    <w:dataBinding w:prefixMappings="xmlns:ns0='http://schemas.openxmlformats.org/package/2006/metadata/core-properties' xmlns:ns1='http://purl.org/dc/elements/1.1/'" w:xpath="/ns0:coreProperties[1]/ns1:subject[1]" w:storeItemID="{6C3C8BC8-F283-45AE-878A-BAB7291924A1}"/>
                    <w:text/>
                  </w:sdtPr>
                  <w:sdtEndPr/>
                  <w:sdtContent>
                    <w:r w:rsidR="00E6237B">
                      <w:rPr>
                        <w:sz w:val="44"/>
                        <w:szCs w:val="44"/>
                      </w:rPr>
                      <w:t>Festival d’humour</w:t>
                    </w:r>
                  </w:sdtContent>
                </w:sdt>
              </w:p>
            </w:tc>
          </w:tr>
          <w:tr w:rsidR="00F732E6" w14:paraId="186216FE" w14:textId="77777777">
            <w:trPr>
              <w:trHeight w:val="1152"/>
            </w:trPr>
            <w:tc>
              <w:tcPr>
                <w:tcW w:w="0" w:type="auto"/>
                <w:vAlign w:val="bottom"/>
              </w:tcPr>
              <w:p w14:paraId="443DF80E" w14:textId="77777777" w:rsidR="00F732E6" w:rsidRDefault="00F732E6" w:rsidP="00F732E6">
                <w:pPr>
                  <w:rPr>
                    <w:color w:val="000000" w:themeColor="text1"/>
                    <w:sz w:val="24"/>
                    <w:szCs w:val="24"/>
                  </w:rPr>
                </w:pPr>
              </w:p>
            </w:tc>
          </w:tr>
        </w:tbl>
        <w:p w14:paraId="0618C2F4" w14:textId="77777777" w:rsidR="00F732E6" w:rsidRDefault="00F732E6">
          <w:r>
            <w:rPr>
              <w:noProof/>
              <w:lang w:eastAsia="fr-CA"/>
            </w:rPr>
            <mc:AlternateContent>
              <mc:Choice Requires="wps">
                <w:drawing>
                  <wp:anchor distT="0" distB="0" distL="114300" distR="114300" simplePos="0" relativeHeight="251661312" behindDoc="1" locked="0" layoutInCell="1" allowOverlap="1" wp14:anchorId="1F2DE0F1" wp14:editId="3E1B47BB">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1618D13"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lang w:eastAsia="fr-CA"/>
            </w:rPr>
            <mc:AlternateContent>
              <mc:Choice Requires="wps">
                <w:drawing>
                  <wp:anchor distT="0" distB="0" distL="114300" distR="114300" simplePos="0" relativeHeight="251659264" behindDoc="0" locked="0" layoutInCell="1" allowOverlap="1" wp14:anchorId="379BA408" wp14:editId="68F08B3D">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32634354"/>
                                  <w:date w:fullDate="2016-05-13T00:00:00Z">
                                    <w:dateFormat w:val="dd/MM/yyyy"/>
                                    <w:lid w:val="fr-FR"/>
                                    <w:storeMappedDataAs w:val="dateTime"/>
                                    <w:calendar w:val="gregorian"/>
                                  </w:date>
                                </w:sdtPr>
                                <w:sdtEndPr/>
                                <w:sdtContent>
                                  <w:p w14:paraId="6DAC6900" w14:textId="77777777" w:rsidR="00E6237B" w:rsidRDefault="00E6237B">
                                    <w:pPr>
                                      <w:pStyle w:val="Sous-titre"/>
                                      <w:spacing w:after="0" w:line="240" w:lineRule="auto"/>
                                    </w:pPr>
                                    <w:r>
                                      <w:rPr>
                                        <w:lang w:val="fr-FR"/>
                                      </w:rPr>
                                      <w:t>13/05/2016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379BA408"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32634354"/>
                            <w:date w:fullDate="2016-05-13T00:00:00Z">
                              <w:dateFormat w:val="dd/MM/yyyy"/>
                              <w:lid w:val="fr-FR"/>
                              <w:storeMappedDataAs w:val="dateTime"/>
                              <w:calendar w:val="gregorian"/>
                            </w:date>
                          </w:sdtPr>
                          <w:sdtContent>
                            <w:p w14:paraId="6DAC6900" w14:textId="77777777" w:rsidR="00E6237B" w:rsidRDefault="00E6237B">
                              <w:pPr>
                                <w:pStyle w:val="Sous-titre"/>
                                <w:spacing w:after="0" w:line="240" w:lineRule="auto"/>
                              </w:pPr>
                              <w:r>
                                <w:rPr>
                                  <w:lang w:val="fr-FR"/>
                                </w:rPr>
                                <w:t>13/05/2016</w:t>
                              </w:r>
                            </w:p>
                          </w:sdtContent>
                        </w:sdt>
                      </w:txbxContent>
                    </v:textbox>
                    <w10:wrap anchorx="margin" anchory="margin"/>
                  </v:shape>
                </w:pict>
              </mc:Fallback>
            </mc:AlternateContent>
          </w:r>
          <w:r>
            <w:rPr>
              <w:noProof/>
              <w:lang w:eastAsia="fr-CA"/>
            </w:rPr>
            <mc:AlternateContent>
              <mc:Choice Requires="wps">
                <w:drawing>
                  <wp:anchor distT="0" distB="0" distL="114300" distR="114300" simplePos="0" relativeHeight="251660288" behindDoc="0" locked="0" layoutInCell="1" allowOverlap="1" wp14:anchorId="6F1A962C" wp14:editId="6A000F37">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37DE6E6F"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CA"/>
            </w:rPr>
            <mc:AlternateContent>
              <mc:Choice Requires="wps">
                <w:drawing>
                  <wp:anchor distT="0" distB="0" distL="114300" distR="114300" simplePos="0" relativeHeight="251662336" behindDoc="0" locked="0" layoutInCell="1" allowOverlap="1" wp14:anchorId="1F54AD4A" wp14:editId="0E88B07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7895FBC9"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val="fr-FR" w:eastAsia="en-US"/>
        </w:rPr>
        <w:id w:val="1858311719"/>
        <w:docPartObj>
          <w:docPartGallery w:val="Table of Contents"/>
          <w:docPartUnique/>
        </w:docPartObj>
      </w:sdtPr>
      <w:sdtEndPr/>
      <w:sdtContent>
        <w:p w14:paraId="7EFBB259" w14:textId="77777777" w:rsidR="00A3123E" w:rsidRDefault="00A3123E">
          <w:pPr>
            <w:pStyle w:val="En-ttedetabledesmatires"/>
          </w:pPr>
          <w:r>
            <w:rPr>
              <w:lang w:val="fr-FR"/>
            </w:rPr>
            <w:t>Contenu</w:t>
          </w:r>
          <w:r w:rsidR="00BF40E1">
            <w:rPr>
              <w:rStyle w:val="Appelnotedebasdep"/>
              <w:lang w:val="fr-FR"/>
            </w:rPr>
            <w:footnoteReference w:id="2"/>
          </w:r>
        </w:p>
        <w:p w14:paraId="5641E14A" w14:textId="77777777" w:rsidR="00447444" w:rsidRDefault="00A3123E">
          <w:pPr>
            <w:pStyle w:val="TM1"/>
            <w:tabs>
              <w:tab w:val="right" w:leader="dot" w:pos="8630"/>
            </w:tabs>
            <w:rPr>
              <w:noProof/>
            </w:rPr>
          </w:pPr>
          <w:r>
            <w:fldChar w:fldCharType="begin"/>
          </w:r>
          <w:r>
            <w:instrText xml:space="preserve"> TOC \o "1-3" \h \z \u </w:instrText>
          </w:r>
          <w:r>
            <w:fldChar w:fldCharType="separate"/>
          </w:r>
          <w:hyperlink w:anchor="_Toc460229491" w:history="1">
            <w:r w:rsidR="00447444" w:rsidRPr="008F27B2">
              <w:rPr>
                <w:rStyle w:val="Lienhypertexte"/>
                <w:noProof/>
              </w:rPr>
              <w:t>Introduction</w:t>
            </w:r>
            <w:r w:rsidR="00447444">
              <w:rPr>
                <w:noProof/>
                <w:webHidden/>
              </w:rPr>
              <w:tab/>
            </w:r>
            <w:r w:rsidR="00447444">
              <w:rPr>
                <w:noProof/>
                <w:webHidden/>
              </w:rPr>
              <w:fldChar w:fldCharType="begin"/>
            </w:r>
            <w:r w:rsidR="00447444">
              <w:rPr>
                <w:noProof/>
                <w:webHidden/>
              </w:rPr>
              <w:instrText xml:space="preserve"> PAGEREF _Toc460229491 \h </w:instrText>
            </w:r>
            <w:r w:rsidR="00447444">
              <w:rPr>
                <w:noProof/>
                <w:webHidden/>
              </w:rPr>
            </w:r>
            <w:r w:rsidR="00447444">
              <w:rPr>
                <w:noProof/>
                <w:webHidden/>
              </w:rPr>
              <w:fldChar w:fldCharType="separate"/>
            </w:r>
            <w:r w:rsidR="00447444">
              <w:rPr>
                <w:noProof/>
                <w:webHidden/>
              </w:rPr>
              <w:t>3</w:t>
            </w:r>
            <w:r w:rsidR="00447444">
              <w:rPr>
                <w:noProof/>
                <w:webHidden/>
              </w:rPr>
              <w:fldChar w:fldCharType="end"/>
            </w:r>
          </w:hyperlink>
        </w:p>
        <w:p w14:paraId="386CA9AD" w14:textId="77777777" w:rsidR="00447444" w:rsidRDefault="00B13689">
          <w:pPr>
            <w:pStyle w:val="TM1"/>
            <w:tabs>
              <w:tab w:val="right" w:leader="dot" w:pos="8630"/>
            </w:tabs>
            <w:rPr>
              <w:noProof/>
            </w:rPr>
          </w:pPr>
          <w:hyperlink w:anchor="_Toc460229492" w:history="1">
            <w:r w:rsidR="00447444" w:rsidRPr="008F27B2">
              <w:rPr>
                <w:rStyle w:val="Lienhypertexte"/>
                <w:noProof/>
              </w:rPr>
              <w:t>Analyse globale</w:t>
            </w:r>
            <w:r w:rsidR="00447444">
              <w:rPr>
                <w:noProof/>
                <w:webHidden/>
              </w:rPr>
              <w:tab/>
            </w:r>
            <w:r w:rsidR="00447444">
              <w:rPr>
                <w:noProof/>
                <w:webHidden/>
              </w:rPr>
              <w:fldChar w:fldCharType="begin"/>
            </w:r>
            <w:r w:rsidR="00447444">
              <w:rPr>
                <w:noProof/>
                <w:webHidden/>
              </w:rPr>
              <w:instrText xml:space="preserve"> PAGEREF _Toc460229492 \h </w:instrText>
            </w:r>
            <w:r w:rsidR="00447444">
              <w:rPr>
                <w:noProof/>
                <w:webHidden/>
              </w:rPr>
            </w:r>
            <w:r w:rsidR="00447444">
              <w:rPr>
                <w:noProof/>
                <w:webHidden/>
              </w:rPr>
              <w:fldChar w:fldCharType="separate"/>
            </w:r>
            <w:r w:rsidR="00447444">
              <w:rPr>
                <w:noProof/>
                <w:webHidden/>
              </w:rPr>
              <w:t>3</w:t>
            </w:r>
            <w:r w:rsidR="00447444">
              <w:rPr>
                <w:noProof/>
                <w:webHidden/>
              </w:rPr>
              <w:fldChar w:fldCharType="end"/>
            </w:r>
          </w:hyperlink>
        </w:p>
        <w:p w14:paraId="3BB62ADD" w14:textId="77777777" w:rsidR="00447444" w:rsidRDefault="00B13689">
          <w:pPr>
            <w:pStyle w:val="TM2"/>
            <w:tabs>
              <w:tab w:val="right" w:leader="dot" w:pos="8630"/>
            </w:tabs>
            <w:rPr>
              <w:noProof/>
            </w:rPr>
          </w:pPr>
          <w:hyperlink w:anchor="_Toc460229493" w:history="1">
            <w:r w:rsidR="00447444" w:rsidRPr="008F27B2">
              <w:rPr>
                <w:rStyle w:val="Lienhypertexte"/>
                <w:noProof/>
              </w:rPr>
              <w:t>Contexte</w:t>
            </w:r>
            <w:r w:rsidR="00447444">
              <w:rPr>
                <w:noProof/>
                <w:webHidden/>
              </w:rPr>
              <w:tab/>
            </w:r>
            <w:r w:rsidR="00447444">
              <w:rPr>
                <w:noProof/>
                <w:webHidden/>
              </w:rPr>
              <w:fldChar w:fldCharType="begin"/>
            </w:r>
            <w:r w:rsidR="00447444">
              <w:rPr>
                <w:noProof/>
                <w:webHidden/>
              </w:rPr>
              <w:instrText xml:space="preserve"> PAGEREF _Toc460229493 \h </w:instrText>
            </w:r>
            <w:r w:rsidR="00447444">
              <w:rPr>
                <w:noProof/>
                <w:webHidden/>
              </w:rPr>
            </w:r>
            <w:r w:rsidR="00447444">
              <w:rPr>
                <w:noProof/>
                <w:webHidden/>
              </w:rPr>
              <w:fldChar w:fldCharType="separate"/>
            </w:r>
            <w:r w:rsidR="00447444">
              <w:rPr>
                <w:noProof/>
                <w:webHidden/>
              </w:rPr>
              <w:t>3</w:t>
            </w:r>
            <w:r w:rsidR="00447444">
              <w:rPr>
                <w:noProof/>
                <w:webHidden/>
              </w:rPr>
              <w:fldChar w:fldCharType="end"/>
            </w:r>
          </w:hyperlink>
        </w:p>
        <w:p w14:paraId="56973208" w14:textId="77777777" w:rsidR="00447444" w:rsidRDefault="00B13689">
          <w:pPr>
            <w:pStyle w:val="TM1"/>
            <w:tabs>
              <w:tab w:val="right" w:leader="dot" w:pos="8630"/>
            </w:tabs>
            <w:rPr>
              <w:noProof/>
            </w:rPr>
          </w:pPr>
          <w:hyperlink w:anchor="_Toc460229494" w:history="1">
            <w:r w:rsidR="00447444" w:rsidRPr="008F27B2">
              <w:rPr>
                <w:rStyle w:val="Lienhypertexte"/>
                <w:noProof/>
              </w:rPr>
              <w:t>Conclusion</w:t>
            </w:r>
            <w:r w:rsidR="00447444">
              <w:rPr>
                <w:noProof/>
                <w:webHidden/>
              </w:rPr>
              <w:tab/>
            </w:r>
            <w:r w:rsidR="00447444">
              <w:rPr>
                <w:noProof/>
                <w:webHidden/>
              </w:rPr>
              <w:fldChar w:fldCharType="begin"/>
            </w:r>
            <w:r w:rsidR="00447444">
              <w:rPr>
                <w:noProof/>
                <w:webHidden/>
              </w:rPr>
              <w:instrText xml:space="preserve"> PAGEREF _Toc460229494 \h </w:instrText>
            </w:r>
            <w:r w:rsidR="00447444">
              <w:rPr>
                <w:noProof/>
                <w:webHidden/>
              </w:rPr>
            </w:r>
            <w:r w:rsidR="00447444">
              <w:rPr>
                <w:noProof/>
                <w:webHidden/>
              </w:rPr>
              <w:fldChar w:fldCharType="separate"/>
            </w:r>
            <w:r w:rsidR="00447444">
              <w:rPr>
                <w:noProof/>
                <w:webHidden/>
              </w:rPr>
              <w:t>5</w:t>
            </w:r>
            <w:r w:rsidR="00447444">
              <w:rPr>
                <w:noProof/>
                <w:webHidden/>
              </w:rPr>
              <w:fldChar w:fldCharType="end"/>
            </w:r>
          </w:hyperlink>
        </w:p>
        <w:p w14:paraId="01673D45" w14:textId="77777777" w:rsidR="00447444" w:rsidRDefault="00B13689">
          <w:pPr>
            <w:pStyle w:val="TM1"/>
            <w:tabs>
              <w:tab w:val="right" w:leader="dot" w:pos="8630"/>
            </w:tabs>
            <w:rPr>
              <w:noProof/>
            </w:rPr>
          </w:pPr>
          <w:hyperlink w:anchor="_Toc460229495" w:history="1">
            <w:r w:rsidR="00447444" w:rsidRPr="008F27B2">
              <w:rPr>
                <w:rStyle w:val="Lienhypertexte"/>
                <w:noProof/>
              </w:rPr>
              <w:t>Documentation de classe</w:t>
            </w:r>
            <w:r w:rsidR="00447444">
              <w:rPr>
                <w:noProof/>
                <w:webHidden/>
              </w:rPr>
              <w:tab/>
            </w:r>
            <w:r w:rsidR="00447444">
              <w:rPr>
                <w:noProof/>
                <w:webHidden/>
              </w:rPr>
              <w:fldChar w:fldCharType="begin"/>
            </w:r>
            <w:r w:rsidR="00447444">
              <w:rPr>
                <w:noProof/>
                <w:webHidden/>
              </w:rPr>
              <w:instrText xml:space="preserve"> PAGEREF _Toc460229495 \h </w:instrText>
            </w:r>
            <w:r w:rsidR="00447444">
              <w:rPr>
                <w:noProof/>
                <w:webHidden/>
              </w:rPr>
            </w:r>
            <w:r w:rsidR="00447444">
              <w:rPr>
                <w:noProof/>
                <w:webHidden/>
              </w:rPr>
              <w:fldChar w:fldCharType="separate"/>
            </w:r>
            <w:r w:rsidR="00447444">
              <w:rPr>
                <w:noProof/>
                <w:webHidden/>
              </w:rPr>
              <w:t>6</w:t>
            </w:r>
            <w:r w:rsidR="00447444">
              <w:rPr>
                <w:noProof/>
                <w:webHidden/>
              </w:rPr>
              <w:fldChar w:fldCharType="end"/>
            </w:r>
          </w:hyperlink>
        </w:p>
        <w:p w14:paraId="70A623CE" w14:textId="77777777" w:rsidR="00447444" w:rsidRDefault="00B13689">
          <w:pPr>
            <w:pStyle w:val="TM1"/>
            <w:tabs>
              <w:tab w:val="right" w:leader="dot" w:pos="8630"/>
            </w:tabs>
            <w:rPr>
              <w:noProof/>
            </w:rPr>
          </w:pPr>
          <w:hyperlink w:anchor="_Toc460229496" w:history="1">
            <w:r w:rsidR="00447444" w:rsidRPr="008F27B2">
              <w:rPr>
                <w:rStyle w:val="Lienhypertexte"/>
                <w:noProof/>
              </w:rPr>
              <w:t>Documentation des associations</w:t>
            </w:r>
            <w:r w:rsidR="00447444">
              <w:rPr>
                <w:noProof/>
                <w:webHidden/>
              </w:rPr>
              <w:tab/>
            </w:r>
            <w:r w:rsidR="00447444">
              <w:rPr>
                <w:noProof/>
                <w:webHidden/>
              </w:rPr>
              <w:fldChar w:fldCharType="begin"/>
            </w:r>
            <w:r w:rsidR="00447444">
              <w:rPr>
                <w:noProof/>
                <w:webHidden/>
              </w:rPr>
              <w:instrText xml:space="preserve"> PAGEREF _Toc460229496 \h </w:instrText>
            </w:r>
            <w:r w:rsidR="00447444">
              <w:rPr>
                <w:noProof/>
                <w:webHidden/>
              </w:rPr>
            </w:r>
            <w:r w:rsidR="00447444">
              <w:rPr>
                <w:noProof/>
                <w:webHidden/>
              </w:rPr>
              <w:fldChar w:fldCharType="separate"/>
            </w:r>
            <w:r w:rsidR="00447444">
              <w:rPr>
                <w:noProof/>
                <w:webHidden/>
              </w:rPr>
              <w:t>15</w:t>
            </w:r>
            <w:r w:rsidR="00447444">
              <w:rPr>
                <w:noProof/>
                <w:webHidden/>
              </w:rPr>
              <w:fldChar w:fldCharType="end"/>
            </w:r>
          </w:hyperlink>
        </w:p>
        <w:p w14:paraId="30B88854" w14:textId="77777777" w:rsidR="00447444" w:rsidRDefault="00B13689">
          <w:pPr>
            <w:pStyle w:val="TM1"/>
            <w:tabs>
              <w:tab w:val="right" w:leader="dot" w:pos="8630"/>
            </w:tabs>
            <w:rPr>
              <w:noProof/>
            </w:rPr>
          </w:pPr>
          <w:hyperlink w:anchor="_Toc460229497" w:history="1">
            <w:r w:rsidR="00447444" w:rsidRPr="008F27B2">
              <w:rPr>
                <w:rStyle w:val="Lienhypertexte"/>
                <w:noProof/>
              </w:rPr>
              <w:t>Dictionnaire de données</w:t>
            </w:r>
            <w:r w:rsidR="00447444">
              <w:rPr>
                <w:noProof/>
                <w:webHidden/>
              </w:rPr>
              <w:tab/>
            </w:r>
            <w:r w:rsidR="00447444">
              <w:rPr>
                <w:noProof/>
                <w:webHidden/>
              </w:rPr>
              <w:fldChar w:fldCharType="begin"/>
            </w:r>
            <w:r w:rsidR="00447444">
              <w:rPr>
                <w:noProof/>
                <w:webHidden/>
              </w:rPr>
              <w:instrText xml:space="preserve"> PAGEREF _Toc460229497 \h </w:instrText>
            </w:r>
            <w:r w:rsidR="00447444">
              <w:rPr>
                <w:noProof/>
                <w:webHidden/>
              </w:rPr>
            </w:r>
            <w:r w:rsidR="00447444">
              <w:rPr>
                <w:noProof/>
                <w:webHidden/>
              </w:rPr>
              <w:fldChar w:fldCharType="separate"/>
            </w:r>
            <w:r w:rsidR="00447444">
              <w:rPr>
                <w:noProof/>
                <w:webHidden/>
              </w:rPr>
              <w:t>16</w:t>
            </w:r>
            <w:r w:rsidR="00447444">
              <w:rPr>
                <w:noProof/>
                <w:webHidden/>
              </w:rPr>
              <w:fldChar w:fldCharType="end"/>
            </w:r>
          </w:hyperlink>
        </w:p>
        <w:p w14:paraId="3252D283" w14:textId="77777777" w:rsidR="00447444" w:rsidRDefault="00B13689">
          <w:pPr>
            <w:pStyle w:val="TM1"/>
            <w:tabs>
              <w:tab w:val="right" w:leader="dot" w:pos="8630"/>
            </w:tabs>
            <w:rPr>
              <w:noProof/>
            </w:rPr>
          </w:pPr>
          <w:hyperlink w:anchor="_Toc460229498" w:history="1">
            <w:r w:rsidR="00447444" w:rsidRPr="008F27B2">
              <w:rPr>
                <w:rStyle w:val="Lienhypertexte"/>
                <w:noProof/>
              </w:rPr>
              <w:t>Acteurs et rôles</w:t>
            </w:r>
            <w:r w:rsidR="00447444">
              <w:rPr>
                <w:noProof/>
                <w:webHidden/>
              </w:rPr>
              <w:tab/>
            </w:r>
            <w:r w:rsidR="00447444">
              <w:rPr>
                <w:noProof/>
                <w:webHidden/>
              </w:rPr>
              <w:fldChar w:fldCharType="begin"/>
            </w:r>
            <w:r w:rsidR="00447444">
              <w:rPr>
                <w:noProof/>
                <w:webHidden/>
              </w:rPr>
              <w:instrText xml:space="preserve"> PAGEREF _Toc460229498 \h </w:instrText>
            </w:r>
            <w:r w:rsidR="00447444">
              <w:rPr>
                <w:noProof/>
                <w:webHidden/>
              </w:rPr>
            </w:r>
            <w:r w:rsidR="00447444">
              <w:rPr>
                <w:noProof/>
                <w:webHidden/>
              </w:rPr>
              <w:fldChar w:fldCharType="separate"/>
            </w:r>
            <w:r w:rsidR="00447444">
              <w:rPr>
                <w:noProof/>
                <w:webHidden/>
              </w:rPr>
              <w:t>22</w:t>
            </w:r>
            <w:r w:rsidR="00447444">
              <w:rPr>
                <w:noProof/>
                <w:webHidden/>
              </w:rPr>
              <w:fldChar w:fldCharType="end"/>
            </w:r>
          </w:hyperlink>
        </w:p>
        <w:p w14:paraId="2E62B6D2" w14:textId="77777777" w:rsidR="00447444" w:rsidRDefault="00B13689">
          <w:pPr>
            <w:pStyle w:val="TM1"/>
            <w:tabs>
              <w:tab w:val="right" w:leader="dot" w:pos="8630"/>
            </w:tabs>
            <w:rPr>
              <w:noProof/>
            </w:rPr>
          </w:pPr>
          <w:hyperlink w:anchor="_Toc460229499" w:history="1">
            <w:r w:rsidR="00447444" w:rsidRPr="008F27B2">
              <w:rPr>
                <w:rStyle w:val="Lienhypertexte"/>
                <w:noProof/>
              </w:rPr>
              <w:t>Acteurs et événements</w:t>
            </w:r>
            <w:r w:rsidR="00447444">
              <w:rPr>
                <w:noProof/>
                <w:webHidden/>
              </w:rPr>
              <w:tab/>
            </w:r>
            <w:r w:rsidR="00447444">
              <w:rPr>
                <w:noProof/>
                <w:webHidden/>
              </w:rPr>
              <w:fldChar w:fldCharType="begin"/>
            </w:r>
            <w:r w:rsidR="00447444">
              <w:rPr>
                <w:noProof/>
                <w:webHidden/>
              </w:rPr>
              <w:instrText xml:space="preserve"> PAGEREF _Toc460229499 \h </w:instrText>
            </w:r>
            <w:r w:rsidR="00447444">
              <w:rPr>
                <w:noProof/>
                <w:webHidden/>
              </w:rPr>
            </w:r>
            <w:r w:rsidR="00447444">
              <w:rPr>
                <w:noProof/>
                <w:webHidden/>
              </w:rPr>
              <w:fldChar w:fldCharType="separate"/>
            </w:r>
            <w:r w:rsidR="00447444">
              <w:rPr>
                <w:noProof/>
                <w:webHidden/>
              </w:rPr>
              <w:t>22</w:t>
            </w:r>
            <w:r w:rsidR="00447444">
              <w:rPr>
                <w:noProof/>
                <w:webHidden/>
              </w:rPr>
              <w:fldChar w:fldCharType="end"/>
            </w:r>
          </w:hyperlink>
        </w:p>
        <w:p w14:paraId="1C0C57DB" w14:textId="77777777" w:rsidR="00447444" w:rsidRDefault="00B13689">
          <w:pPr>
            <w:pStyle w:val="TM1"/>
            <w:tabs>
              <w:tab w:val="right" w:leader="dot" w:pos="8630"/>
            </w:tabs>
            <w:rPr>
              <w:noProof/>
            </w:rPr>
          </w:pPr>
          <w:hyperlink w:anchor="_Toc460229500" w:history="1">
            <w:r w:rsidR="00447444" w:rsidRPr="008F27B2">
              <w:rPr>
                <w:rStyle w:val="Lienhypertexte"/>
                <w:noProof/>
              </w:rPr>
              <w:t>Description narrative</w:t>
            </w:r>
            <w:r w:rsidR="00447444">
              <w:rPr>
                <w:noProof/>
                <w:webHidden/>
              </w:rPr>
              <w:tab/>
            </w:r>
            <w:r w:rsidR="00447444">
              <w:rPr>
                <w:noProof/>
                <w:webHidden/>
              </w:rPr>
              <w:fldChar w:fldCharType="begin"/>
            </w:r>
            <w:r w:rsidR="00447444">
              <w:rPr>
                <w:noProof/>
                <w:webHidden/>
              </w:rPr>
              <w:instrText xml:space="preserve"> PAGEREF _Toc460229500 \h </w:instrText>
            </w:r>
            <w:r w:rsidR="00447444">
              <w:rPr>
                <w:noProof/>
                <w:webHidden/>
              </w:rPr>
            </w:r>
            <w:r w:rsidR="00447444">
              <w:rPr>
                <w:noProof/>
                <w:webHidden/>
              </w:rPr>
              <w:fldChar w:fldCharType="separate"/>
            </w:r>
            <w:r w:rsidR="00447444">
              <w:rPr>
                <w:noProof/>
                <w:webHidden/>
              </w:rPr>
              <w:t>23</w:t>
            </w:r>
            <w:r w:rsidR="00447444">
              <w:rPr>
                <w:noProof/>
                <w:webHidden/>
              </w:rPr>
              <w:fldChar w:fldCharType="end"/>
            </w:r>
          </w:hyperlink>
        </w:p>
        <w:p w14:paraId="20931D90" w14:textId="77777777" w:rsidR="00447444" w:rsidRDefault="00B13689">
          <w:pPr>
            <w:pStyle w:val="TM1"/>
            <w:tabs>
              <w:tab w:val="right" w:leader="dot" w:pos="8630"/>
            </w:tabs>
            <w:rPr>
              <w:noProof/>
            </w:rPr>
          </w:pPr>
          <w:hyperlink w:anchor="_Toc460229501" w:history="1">
            <w:r w:rsidR="00447444" w:rsidRPr="008F27B2">
              <w:rPr>
                <w:rStyle w:val="Lienhypertexte"/>
                <w:noProof/>
              </w:rPr>
              <w:t>Diagramme de contexte</w:t>
            </w:r>
            <w:r w:rsidR="00447444">
              <w:rPr>
                <w:noProof/>
                <w:webHidden/>
              </w:rPr>
              <w:tab/>
            </w:r>
            <w:r w:rsidR="00447444">
              <w:rPr>
                <w:noProof/>
                <w:webHidden/>
              </w:rPr>
              <w:fldChar w:fldCharType="begin"/>
            </w:r>
            <w:r w:rsidR="00447444">
              <w:rPr>
                <w:noProof/>
                <w:webHidden/>
              </w:rPr>
              <w:instrText xml:space="preserve"> PAGEREF _Toc460229501 \h </w:instrText>
            </w:r>
            <w:r w:rsidR="00447444">
              <w:rPr>
                <w:noProof/>
                <w:webHidden/>
              </w:rPr>
            </w:r>
            <w:r w:rsidR="00447444">
              <w:rPr>
                <w:noProof/>
                <w:webHidden/>
              </w:rPr>
              <w:fldChar w:fldCharType="separate"/>
            </w:r>
            <w:r w:rsidR="00447444">
              <w:rPr>
                <w:noProof/>
                <w:webHidden/>
              </w:rPr>
              <w:t>42</w:t>
            </w:r>
            <w:r w:rsidR="00447444">
              <w:rPr>
                <w:noProof/>
                <w:webHidden/>
              </w:rPr>
              <w:fldChar w:fldCharType="end"/>
            </w:r>
          </w:hyperlink>
        </w:p>
        <w:p w14:paraId="46E1EF36" w14:textId="77777777" w:rsidR="00447444" w:rsidRDefault="00B13689">
          <w:pPr>
            <w:pStyle w:val="TM1"/>
            <w:tabs>
              <w:tab w:val="right" w:leader="dot" w:pos="8630"/>
            </w:tabs>
            <w:rPr>
              <w:noProof/>
            </w:rPr>
          </w:pPr>
          <w:hyperlink w:anchor="_Toc460229502" w:history="1">
            <w:r w:rsidR="00447444" w:rsidRPr="008F27B2">
              <w:rPr>
                <w:rStyle w:val="Lienhypertexte"/>
                <w:noProof/>
              </w:rPr>
              <w:t>Diagramme de package</w:t>
            </w:r>
            <w:r w:rsidR="00447444">
              <w:rPr>
                <w:noProof/>
                <w:webHidden/>
              </w:rPr>
              <w:tab/>
            </w:r>
            <w:r w:rsidR="00447444">
              <w:rPr>
                <w:noProof/>
                <w:webHidden/>
              </w:rPr>
              <w:fldChar w:fldCharType="begin"/>
            </w:r>
            <w:r w:rsidR="00447444">
              <w:rPr>
                <w:noProof/>
                <w:webHidden/>
              </w:rPr>
              <w:instrText xml:space="preserve"> PAGEREF _Toc460229502 \h </w:instrText>
            </w:r>
            <w:r w:rsidR="00447444">
              <w:rPr>
                <w:noProof/>
                <w:webHidden/>
              </w:rPr>
            </w:r>
            <w:r w:rsidR="00447444">
              <w:rPr>
                <w:noProof/>
                <w:webHidden/>
              </w:rPr>
              <w:fldChar w:fldCharType="separate"/>
            </w:r>
            <w:r w:rsidR="00447444">
              <w:rPr>
                <w:noProof/>
                <w:webHidden/>
              </w:rPr>
              <w:t>43</w:t>
            </w:r>
            <w:r w:rsidR="00447444">
              <w:rPr>
                <w:noProof/>
                <w:webHidden/>
              </w:rPr>
              <w:fldChar w:fldCharType="end"/>
            </w:r>
          </w:hyperlink>
        </w:p>
        <w:p w14:paraId="64A2B28C" w14:textId="77777777" w:rsidR="00447444" w:rsidRDefault="00B13689">
          <w:pPr>
            <w:pStyle w:val="TM1"/>
            <w:tabs>
              <w:tab w:val="left" w:pos="2975"/>
              <w:tab w:val="right" w:leader="dot" w:pos="8630"/>
            </w:tabs>
            <w:rPr>
              <w:noProof/>
            </w:rPr>
          </w:pPr>
          <w:hyperlink w:anchor="_Toc460229503" w:history="1">
            <w:r w:rsidR="00447444" w:rsidRPr="008F27B2">
              <w:rPr>
                <w:rStyle w:val="Lienhypertexte"/>
                <w:noProof/>
              </w:rPr>
              <w:t>Diagramme de cas d’utilisation</w:t>
            </w:r>
            <w:r w:rsidR="00447444">
              <w:rPr>
                <w:noProof/>
              </w:rPr>
              <w:tab/>
            </w:r>
            <w:r w:rsidR="00447444" w:rsidRPr="008F27B2">
              <w:rPr>
                <w:rStyle w:val="Lienhypertexte"/>
                <w:noProof/>
              </w:rPr>
              <w:t xml:space="preserve">         Gestion de contrat</w:t>
            </w:r>
            <w:r w:rsidR="00447444">
              <w:rPr>
                <w:noProof/>
                <w:webHidden/>
              </w:rPr>
              <w:tab/>
            </w:r>
            <w:r w:rsidR="00447444">
              <w:rPr>
                <w:noProof/>
                <w:webHidden/>
              </w:rPr>
              <w:fldChar w:fldCharType="begin"/>
            </w:r>
            <w:r w:rsidR="00447444">
              <w:rPr>
                <w:noProof/>
                <w:webHidden/>
              </w:rPr>
              <w:instrText xml:space="preserve"> PAGEREF _Toc460229503 \h </w:instrText>
            </w:r>
            <w:r w:rsidR="00447444">
              <w:rPr>
                <w:noProof/>
                <w:webHidden/>
              </w:rPr>
            </w:r>
            <w:r w:rsidR="00447444">
              <w:rPr>
                <w:noProof/>
                <w:webHidden/>
              </w:rPr>
              <w:fldChar w:fldCharType="separate"/>
            </w:r>
            <w:r w:rsidR="00447444">
              <w:rPr>
                <w:noProof/>
                <w:webHidden/>
              </w:rPr>
              <w:t>44</w:t>
            </w:r>
            <w:r w:rsidR="00447444">
              <w:rPr>
                <w:noProof/>
                <w:webHidden/>
              </w:rPr>
              <w:fldChar w:fldCharType="end"/>
            </w:r>
          </w:hyperlink>
        </w:p>
        <w:p w14:paraId="50A88D15" w14:textId="77777777" w:rsidR="00447444" w:rsidRDefault="00B13689">
          <w:pPr>
            <w:pStyle w:val="TM2"/>
            <w:tabs>
              <w:tab w:val="right" w:leader="dot" w:pos="8630"/>
            </w:tabs>
            <w:rPr>
              <w:noProof/>
            </w:rPr>
          </w:pPr>
          <w:hyperlink w:anchor="_Toc460229504" w:history="1">
            <w:r w:rsidR="00447444" w:rsidRPr="008F27B2">
              <w:rPr>
                <w:rStyle w:val="Lienhypertexte"/>
                <w:noProof/>
              </w:rPr>
              <w:t>Gestion d’artiste</w:t>
            </w:r>
            <w:r w:rsidR="00447444">
              <w:rPr>
                <w:noProof/>
                <w:webHidden/>
              </w:rPr>
              <w:tab/>
            </w:r>
            <w:r w:rsidR="00447444">
              <w:rPr>
                <w:noProof/>
                <w:webHidden/>
              </w:rPr>
              <w:fldChar w:fldCharType="begin"/>
            </w:r>
            <w:r w:rsidR="00447444">
              <w:rPr>
                <w:noProof/>
                <w:webHidden/>
              </w:rPr>
              <w:instrText xml:space="preserve"> PAGEREF _Toc460229504 \h </w:instrText>
            </w:r>
            <w:r w:rsidR="00447444">
              <w:rPr>
                <w:noProof/>
                <w:webHidden/>
              </w:rPr>
            </w:r>
            <w:r w:rsidR="00447444">
              <w:rPr>
                <w:noProof/>
                <w:webHidden/>
              </w:rPr>
              <w:fldChar w:fldCharType="separate"/>
            </w:r>
            <w:r w:rsidR="00447444">
              <w:rPr>
                <w:noProof/>
                <w:webHidden/>
              </w:rPr>
              <w:t>45</w:t>
            </w:r>
            <w:r w:rsidR="00447444">
              <w:rPr>
                <w:noProof/>
                <w:webHidden/>
              </w:rPr>
              <w:fldChar w:fldCharType="end"/>
            </w:r>
          </w:hyperlink>
        </w:p>
        <w:p w14:paraId="6D3951DE" w14:textId="77777777" w:rsidR="00447444" w:rsidRDefault="00B13689">
          <w:pPr>
            <w:pStyle w:val="TM2"/>
            <w:tabs>
              <w:tab w:val="right" w:leader="dot" w:pos="8630"/>
            </w:tabs>
            <w:rPr>
              <w:noProof/>
            </w:rPr>
          </w:pPr>
          <w:hyperlink w:anchor="_Toc460229505" w:history="1">
            <w:r w:rsidR="00447444" w:rsidRPr="008F27B2">
              <w:rPr>
                <w:rStyle w:val="Lienhypertexte"/>
                <w:noProof/>
              </w:rPr>
              <w:t>Gestion des catégories d’artiste</w:t>
            </w:r>
            <w:r w:rsidR="00447444">
              <w:rPr>
                <w:noProof/>
                <w:webHidden/>
              </w:rPr>
              <w:tab/>
            </w:r>
            <w:r w:rsidR="00447444">
              <w:rPr>
                <w:noProof/>
                <w:webHidden/>
              </w:rPr>
              <w:fldChar w:fldCharType="begin"/>
            </w:r>
            <w:r w:rsidR="00447444">
              <w:rPr>
                <w:noProof/>
                <w:webHidden/>
              </w:rPr>
              <w:instrText xml:space="preserve"> PAGEREF _Toc460229505 \h </w:instrText>
            </w:r>
            <w:r w:rsidR="00447444">
              <w:rPr>
                <w:noProof/>
                <w:webHidden/>
              </w:rPr>
            </w:r>
            <w:r w:rsidR="00447444">
              <w:rPr>
                <w:noProof/>
                <w:webHidden/>
              </w:rPr>
              <w:fldChar w:fldCharType="separate"/>
            </w:r>
            <w:r w:rsidR="00447444">
              <w:rPr>
                <w:noProof/>
                <w:webHidden/>
              </w:rPr>
              <w:t>46</w:t>
            </w:r>
            <w:r w:rsidR="00447444">
              <w:rPr>
                <w:noProof/>
                <w:webHidden/>
              </w:rPr>
              <w:fldChar w:fldCharType="end"/>
            </w:r>
          </w:hyperlink>
        </w:p>
        <w:p w14:paraId="4B06996C" w14:textId="77777777" w:rsidR="00447444" w:rsidRDefault="00B13689">
          <w:pPr>
            <w:pStyle w:val="TM2"/>
            <w:tabs>
              <w:tab w:val="right" w:leader="dot" w:pos="8630"/>
            </w:tabs>
            <w:rPr>
              <w:noProof/>
            </w:rPr>
          </w:pPr>
          <w:hyperlink w:anchor="_Toc460229506" w:history="1">
            <w:r w:rsidR="00447444" w:rsidRPr="008F27B2">
              <w:rPr>
                <w:rStyle w:val="Lienhypertexte"/>
                <w:noProof/>
              </w:rPr>
              <w:t>Gestion d’agence</w:t>
            </w:r>
            <w:r w:rsidR="00447444">
              <w:rPr>
                <w:noProof/>
                <w:webHidden/>
              </w:rPr>
              <w:tab/>
            </w:r>
            <w:r w:rsidR="00447444">
              <w:rPr>
                <w:noProof/>
                <w:webHidden/>
              </w:rPr>
              <w:fldChar w:fldCharType="begin"/>
            </w:r>
            <w:r w:rsidR="00447444">
              <w:rPr>
                <w:noProof/>
                <w:webHidden/>
              </w:rPr>
              <w:instrText xml:space="preserve"> PAGEREF _Toc460229506 \h </w:instrText>
            </w:r>
            <w:r w:rsidR="00447444">
              <w:rPr>
                <w:noProof/>
                <w:webHidden/>
              </w:rPr>
            </w:r>
            <w:r w:rsidR="00447444">
              <w:rPr>
                <w:noProof/>
                <w:webHidden/>
              </w:rPr>
              <w:fldChar w:fldCharType="separate"/>
            </w:r>
            <w:r w:rsidR="00447444">
              <w:rPr>
                <w:noProof/>
                <w:webHidden/>
              </w:rPr>
              <w:t>47</w:t>
            </w:r>
            <w:r w:rsidR="00447444">
              <w:rPr>
                <w:noProof/>
                <w:webHidden/>
              </w:rPr>
              <w:fldChar w:fldCharType="end"/>
            </w:r>
          </w:hyperlink>
        </w:p>
        <w:p w14:paraId="5738B41A" w14:textId="77777777" w:rsidR="00447444" w:rsidRDefault="00B13689">
          <w:pPr>
            <w:pStyle w:val="TM2"/>
            <w:tabs>
              <w:tab w:val="right" w:leader="dot" w:pos="8630"/>
            </w:tabs>
            <w:rPr>
              <w:noProof/>
            </w:rPr>
          </w:pPr>
          <w:hyperlink w:anchor="_Toc460229507" w:history="1">
            <w:r w:rsidR="00447444" w:rsidRPr="008F27B2">
              <w:rPr>
                <w:rStyle w:val="Lienhypertexte"/>
                <w:noProof/>
              </w:rPr>
              <w:t>Gestion de personnel</w:t>
            </w:r>
            <w:r w:rsidR="00447444">
              <w:rPr>
                <w:noProof/>
                <w:webHidden/>
              </w:rPr>
              <w:tab/>
            </w:r>
            <w:r w:rsidR="00447444">
              <w:rPr>
                <w:noProof/>
                <w:webHidden/>
              </w:rPr>
              <w:fldChar w:fldCharType="begin"/>
            </w:r>
            <w:r w:rsidR="00447444">
              <w:rPr>
                <w:noProof/>
                <w:webHidden/>
              </w:rPr>
              <w:instrText xml:space="preserve"> PAGEREF _Toc460229507 \h </w:instrText>
            </w:r>
            <w:r w:rsidR="00447444">
              <w:rPr>
                <w:noProof/>
                <w:webHidden/>
              </w:rPr>
            </w:r>
            <w:r w:rsidR="00447444">
              <w:rPr>
                <w:noProof/>
                <w:webHidden/>
              </w:rPr>
              <w:fldChar w:fldCharType="separate"/>
            </w:r>
            <w:r w:rsidR="00447444">
              <w:rPr>
                <w:noProof/>
                <w:webHidden/>
              </w:rPr>
              <w:t>48</w:t>
            </w:r>
            <w:r w:rsidR="00447444">
              <w:rPr>
                <w:noProof/>
                <w:webHidden/>
              </w:rPr>
              <w:fldChar w:fldCharType="end"/>
            </w:r>
          </w:hyperlink>
        </w:p>
        <w:p w14:paraId="35622A8E" w14:textId="77777777" w:rsidR="00447444" w:rsidRDefault="00B13689">
          <w:pPr>
            <w:pStyle w:val="TM2"/>
            <w:tabs>
              <w:tab w:val="right" w:leader="dot" w:pos="8630"/>
            </w:tabs>
            <w:rPr>
              <w:noProof/>
            </w:rPr>
          </w:pPr>
          <w:hyperlink w:anchor="_Toc460229508" w:history="1">
            <w:r w:rsidR="00447444" w:rsidRPr="008F27B2">
              <w:rPr>
                <w:rStyle w:val="Lienhypertexte"/>
                <w:noProof/>
              </w:rPr>
              <w:t>Gestion d’évènement</w:t>
            </w:r>
            <w:r w:rsidR="00447444">
              <w:rPr>
                <w:noProof/>
                <w:webHidden/>
              </w:rPr>
              <w:tab/>
            </w:r>
            <w:r w:rsidR="00447444">
              <w:rPr>
                <w:noProof/>
                <w:webHidden/>
              </w:rPr>
              <w:fldChar w:fldCharType="begin"/>
            </w:r>
            <w:r w:rsidR="00447444">
              <w:rPr>
                <w:noProof/>
                <w:webHidden/>
              </w:rPr>
              <w:instrText xml:space="preserve"> PAGEREF _Toc460229508 \h </w:instrText>
            </w:r>
            <w:r w:rsidR="00447444">
              <w:rPr>
                <w:noProof/>
                <w:webHidden/>
              </w:rPr>
            </w:r>
            <w:r w:rsidR="00447444">
              <w:rPr>
                <w:noProof/>
                <w:webHidden/>
              </w:rPr>
              <w:fldChar w:fldCharType="separate"/>
            </w:r>
            <w:r w:rsidR="00447444">
              <w:rPr>
                <w:noProof/>
                <w:webHidden/>
              </w:rPr>
              <w:t>49</w:t>
            </w:r>
            <w:r w:rsidR="00447444">
              <w:rPr>
                <w:noProof/>
                <w:webHidden/>
              </w:rPr>
              <w:fldChar w:fldCharType="end"/>
            </w:r>
          </w:hyperlink>
        </w:p>
        <w:p w14:paraId="12074CA6" w14:textId="77777777" w:rsidR="00447444" w:rsidRDefault="00B13689">
          <w:pPr>
            <w:pStyle w:val="TM1"/>
            <w:tabs>
              <w:tab w:val="left" w:pos="1760"/>
              <w:tab w:val="right" w:leader="dot" w:pos="8630"/>
            </w:tabs>
            <w:rPr>
              <w:noProof/>
            </w:rPr>
          </w:pPr>
          <w:hyperlink w:anchor="_Toc460229509" w:history="1">
            <w:r w:rsidR="00447444" w:rsidRPr="008F27B2">
              <w:rPr>
                <w:rStyle w:val="Lienhypertexte"/>
                <w:noProof/>
              </w:rPr>
              <w:t>Prototype d’IHM</w:t>
            </w:r>
            <w:r w:rsidR="00447444">
              <w:rPr>
                <w:noProof/>
              </w:rPr>
              <w:tab/>
            </w:r>
            <w:r w:rsidR="00447444" w:rsidRPr="008F27B2">
              <w:rPr>
                <w:rStyle w:val="Lienhypertexte"/>
                <w:noProof/>
              </w:rPr>
              <w:t xml:space="preserve">           Sommaire des contrats</w:t>
            </w:r>
            <w:r w:rsidR="00447444">
              <w:rPr>
                <w:noProof/>
                <w:webHidden/>
              </w:rPr>
              <w:tab/>
            </w:r>
            <w:r w:rsidR="00447444">
              <w:rPr>
                <w:noProof/>
                <w:webHidden/>
              </w:rPr>
              <w:fldChar w:fldCharType="begin"/>
            </w:r>
            <w:r w:rsidR="00447444">
              <w:rPr>
                <w:noProof/>
                <w:webHidden/>
              </w:rPr>
              <w:instrText xml:space="preserve"> PAGEREF _Toc460229509 \h </w:instrText>
            </w:r>
            <w:r w:rsidR="00447444">
              <w:rPr>
                <w:noProof/>
                <w:webHidden/>
              </w:rPr>
            </w:r>
            <w:r w:rsidR="00447444">
              <w:rPr>
                <w:noProof/>
                <w:webHidden/>
              </w:rPr>
              <w:fldChar w:fldCharType="separate"/>
            </w:r>
            <w:r w:rsidR="00447444">
              <w:rPr>
                <w:noProof/>
                <w:webHidden/>
              </w:rPr>
              <w:t>50</w:t>
            </w:r>
            <w:r w:rsidR="00447444">
              <w:rPr>
                <w:noProof/>
                <w:webHidden/>
              </w:rPr>
              <w:fldChar w:fldCharType="end"/>
            </w:r>
          </w:hyperlink>
        </w:p>
        <w:p w14:paraId="3D144596" w14:textId="77777777" w:rsidR="00447444" w:rsidRDefault="00B13689">
          <w:pPr>
            <w:pStyle w:val="TM2"/>
            <w:tabs>
              <w:tab w:val="right" w:leader="dot" w:pos="8630"/>
            </w:tabs>
            <w:rPr>
              <w:noProof/>
            </w:rPr>
          </w:pPr>
          <w:hyperlink w:anchor="_Toc460229510" w:history="1">
            <w:r w:rsidR="00447444" w:rsidRPr="008F27B2">
              <w:rPr>
                <w:rStyle w:val="Lienhypertexte"/>
                <w:noProof/>
              </w:rPr>
              <w:t>Détail d’un contrat</w:t>
            </w:r>
            <w:r w:rsidR="00447444">
              <w:rPr>
                <w:noProof/>
                <w:webHidden/>
              </w:rPr>
              <w:tab/>
            </w:r>
            <w:r w:rsidR="00447444">
              <w:rPr>
                <w:noProof/>
                <w:webHidden/>
              </w:rPr>
              <w:fldChar w:fldCharType="begin"/>
            </w:r>
            <w:r w:rsidR="00447444">
              <w:rPr>
                <w:noProof/>
                <w:webHidden/>
              </w:rPr>
              <w:instrText xml:space="preserve"> PAGEREF _Toc460229510 \h </w:instrText>
            </w:r>
            <w:r w:rsidR="00447444">
              <w:rPr>
                <w:noProof/>
                <w:webHidden/>
              </w:rPr>
            </w:r>
            <w:r w:rsidR="00447444">
              <w:rPr>
                <w:noProof/>
                <w:webHidden/>
              </w:rPr>
              <w:fldChar w:fldCharType="separate"/>
            </w:r>
            <w:r w:rsidR="00447444">
              <w:rPr>
                <w:noProof/>
                <w:webHidden/>
              </w:rPr>
              <w:t>51</w:t>
            </w:r>
            <w:r w:rsidR="00447444">
              <w:rPr>
                <w:noProof/>
                <w:webHidden/>
              </w:rPr>
              <w:fldChar w:fldCharType="end"/>
            </w:r>
          </w:hyperlink>
        </w:p>
        <w:p w14:paraId="4DBE57B2" w14:textId="77777777" w:rsidR="00447444" w:rsidRDefault="00B13689">
          <w:pPr>
            <w:pStyle w:val="TM3"/>
            <w:tabs>
              <w:tab w:val="left" w:pos="3446"/>
              <w:tab w:val="right" w:leader="dot" w:pos="8630"/>
            </w:tabs>
            <w:rPr>
              <w:noProof/>
            </w:rPr>
          </w:pPr>
          <w:hyperlink w:anchor="_Toc460229511"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_Toc460229511 \h </w:instrText>
            </w:r>
            <w:r w:rsidR="00447444">
              <w:rPr>
                <w:noProof/>
                <w:webHidden/>
              </w:rPr>
            </w:r>
            <w:r w:rsidR="00447444">
              <w:rPr>
                <w:noProof/>
                <w:webHidden/>
              </w:rPr>
              <w:fldChar w:fldCharType="separate"/>
            </w:r>
            <w:r w:rsidR="00447444">
              <w:rPr>
                <w:noProof/>
                <w:webHidden/>
              </w:rPr>
              <w:t>52</w:t>
            </w:r>
            <w:r w:rsidR="00447444">
              <w:rPr>
                <w:noProof/>
                <w:webHidden/>
              </w:rPr>
              <w:fldChar w:fldCharType="end"/>
            </w:r>
          </w:hyperlink>
        </w:p>
        <w:p w14:paraId="1A371717" w14:textId="77777777" w:rsidR="00447444" w:rsidRDefault="00B13689">
          <w:pPr>
            <w:pStyle w:val="TM3"/>
            <w:tabs>
              <w:tab w:val="left" w:pos="2162"/>
              <w:tab w:val="right" w:leader="dot" w:pos="8630"/>
            </w:tabs>
            <w:rPr>
              <w:noProof/>
            </w:rPr>
          </w:pPr>
          <w:hyperlink w:anchor="_Toc460229512" w:history="1">
            <w:r w:rsidR="00447444" w:rsidRPr="008F27B2">
              <w:rPr>
                <w:rStyle w:val="Lienhypertexte"/>
                <w:noProof/>
              </w:rPr>
              <w:t>Erreur de format</w:t>
            </w:r>
            <w:r w:rsidR="00447444">
              <w:rPr>
                <w:noProof/>
              </w:rPr>
              <w:tab/>
            </w:r>
            <w:r w:rsidR="00447444" w:rsidRPr="008F27B2">
              <w:rPr>
                <w:rStyle w:val="Lienhypertexte"/>
                <w:noProof/>
              </w:rPr>
              <w:t xml:space="preserve">  Erreur de champ vide</w:t>
            </w:r>
            <w:r w:rsidR="00447444">
              <w:rPr>
                <w:noProof/>
                <w:webHidden/>
              </w:rPr>
              <w:tab/>
            </w:r>
            <w:r w:rsidR="00447444">
              <w:rPr>
                <w:noProof/>
                <w:webHidden/>
              </w:rPr>
              <w:fldChar w:fldCharType="begin"/>
            </w:r>
            <w:r w:rsidR="00447444">
              <w:rPr>
                <w:noProof/>
                <w:webHidden/>
              </w:rPr>
              <w:instrText xml:space="preserve"> PAGEREF _Toc460229512 \h </w:instrText>
            </w:r>
            <w:r w:rsidR="00447444">
              <w:rPr>
                <w:noProof/>
                <w:webHidden/>
              </w:rPr>
            </w:r>
            <w:r w:rsidR="00447444">
              <w:rPr>
                <w:noProof/>
                <w:webHidden/>
              </w:rPr>
              <w:fldChar w:fldCharType="separate"/>
            </w:r>
            <w:r w:rsidR="00447444">
              <w:rPr>
                <w:noProof/>
                <w:webHidden/>
              </w:rPr>
              <w:t>52</w:t>
            </w:r>
            <w:r w:rsidR="00447444">
              <w:rPr>
                <w:noProof/>
                <w:webHidden/>
              </w:rPr>
              <w:fldChar w:fldCharType="end"/>
            </w:r>
          </w:hyperlink>
        </w:p>
        <w:p w14:paraId="4E7D9583" w14:textId="77777777" w:rsidR="00447444" w:rsidRDefault="00B13689">
          <w:pPr>
            <w:pStyle w:val="TM2"/>
            <w:tabs>
              <w:tab w:val="right" w:leader="dot" w:pos="8630"/>
            </w:tabs>
            <w:rPr>
              <w:noProof/>
            </w:rPr>
          </w:pPr>
          <w:hyperlink w:anchor="_Toc460229513" w:history="1">
            <w:r w:rsidR="00447444" w:rsidRPr="008F27B2">
              <w:rPr>
                <w:rStyle w:val="Lienhypertexte"/>
                <w:noProof/>
              </w:rPr>
              <w:t>Détails d’un statut de contrat</w:t>
            </w:r>
            <w:r w:rsidR="00447444">
              <w:rPr>
                <w:noProof/>
                <w:webHidden/>
              </w:rPr>
              <w:tab/>
            </w:r>
            <w:r w:rsidR="00447444">
              <w:rPr>
                <w:noProof/>
                <w:webHidden/>
              </w:rPr>
              <w:fldChar w:fldCharType="begin"/>
            </w:r>
            <w:r w:rsidR="00447444">
              <w:rPr>
                <w:noProof/>
                <w:webHidden/>
              </w:rPr>
              <w:instrText xml:space="preserve"> PAGEREF _Toc460229513 \h </w:instrText>
            </w:r>
            <w:r w:rsidR="00447444">
              <w:rPr>
                <w:noProof/>
                <w:webHidden/>
              </w:rPr>
            </w:r>
            <w:r w:rsidR="00447444">
              <w:rPr>
                <w:noProof/>
                <w:webHidden/>
              </w:rPr>
              <w:fldChar w:fldCharType="separate"/>
            </w:r>
            <w:r w:rsidR="00447444">
              <w:rPr>
                <w:noProof/>
                <w:webHidden/>
              </w:rPr>
              <w:t>53</w:t>
            </w:r>
            <w:r w:rsidR="00447444">
              <w:rPr>
                <w:noProof/>
                <w:webHidden/>
              </w:rPr>
              <w:fldChar w:fldCharType="end"/>
            </w:r>
          </w:hyperlink>
        </w:p>
        <w:p w14:paraId="42DD995B" w14:textId="77777777" w:rsidR="00447444" w:rsidRDefault="00B13689">
          <w:pPr>
            <w:pStyle w:val="TM3"/>
            <w:tabs>
              <w:tab w:val="left" w:pos="3446"/>
              <w:tab w:val="right" w:leader="dot" w:pos="8630"/>
            </w:tabs>
            <w:rPr>
              <w:noProof/>
            </w:rPr>
          </w:pPr>
          <w:hyperlink w:anchor="_Toc460229514"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_Toc460229514 \h </w:instrText>
            </w:r>
            <w:r w:rsidR="00447444">
              <w:rPr>
                <w:noProof/>
                <w:webHidden/>
              </w:rPr>
            </w:r>
            <w:r w:rsidR="00447444">
              <w:rPr>
                <w:noProof/>
                <w:webHidden/>
              </w:rPr>
              <w:fldChar w:fldCharType="separate"/>
            </w:r>
            <w:r w:rsidR="00447444">
              <w:rPr>
                <w:noProof/>
                <w:webHidden/>
              </w:rPr>
              <w:t>53</w:t>
            </w:r>
            <w:r w:rsidR="00447444">
              <w:rPr>
                <w:noProof/>
                <w:webHidden/>
              </w:rPr>
              <w:fldChar w:fldCharType="end"/>
            </w:r>
          </w:hyperlink>
        </w:p>
        <w:p w14:paraId="4A511EEF" w14:textId="77777777" w:rsidR="00447444" w:rsidRDefault="00B13689">
          <w:pPr>
            <w:pStyle w:val="TM3"/>
            <w:tabs>
              <w:tab w:val="right" w:leader="dot" w:pos="8630"/>
            </w:tabs>
            <w:rPr>
              <w:noProof/>
            </w:rPr>
          </w:pPr>
          <w:hyperlink w:anchor="_Toc460229515" w:history="1">
            <w:r w:rsidR="00447444" w:rsidRPr="008F27B2">
              <w:rPr>
                <w:rStyle w:val="Lienhypertexte"/>
                <w:noProof/>
              </w:rPr>
              <w:t>Erreur de champ vide</w:t>
            </w:r>
            <w:r w:rsidR="00447444">
              <w:rPr>
                <w:noProof/>
                <w:webHidden/>
              </w:rPr>
              <w:tab/>
            </w:r>
            <w:r w:rsidR="00447444">
              <w:rPr>
                <w:noProof/>
                <w:webHidden/>
              </w:rPr>
              <w:fldChar w:fldCharType="begin"/>
            </w:r>
            <w:r w:rsidR="00447444">
              <w:rPr>
                <w:noProof/>
                <w:webHidden/>
              </w:rPr>
              <w:instrText xml:space="preserve"> PAGEREF _Toc460229515 \h </w:instrText>
            </w:r>
            <w:r w:rsidR="00447444">
              <w:rPr>
                <w:noProof/>
                <w:webHidden/>
              </w:rPr>
            </w:r>
            <w:r w:rsidR="00447444">
              <w:rPr>
                <w:noProof/>
                <w:webHidden/>
              </w:rPr>
              <w:fldChar w:fldCharType="separate"/>
            </w:r>
            <w:r w:rsidR="00447444">
              <w:rPr>
                <w:noProof/>
                <w:webHidden/>
              </w:rPr>
              <w:t>54</w:t>
            </w:r>
            <w:r w:rsidR="00447444">
              <w:rPr>
                <w:noProof/>
                <w:webHidden/>
              </w:rPr>
              <w:fldChar w:fldCharType="end"/>
            </w:r>
          </w:hyperlink>
        </w:p>
        <w:p w14:paraId="251C9FBA" w14:textId="77777777" w:rsidR="00447444" w:rsidRDefault="00B13689">
          <w:pPr>
            <w:pStyle w:val="TM2"/>
            <w:tabs>
              <w:tab w:val="right" w:leader="dot" w:pos="8630"/>
            </w:tabs>
            <w:rPr>
              <w:noProof/>
            </w:rPr>
          </w:pPr>
          <w:hyperlink w:anchor="_Toc460229516" w:history="1">
            <w:r w:rsidR="00447444" w:rsidRPr="008F27B2">
              <w:rPr>
                <w:rStyle w:val="Lienhypertexte"/>
                <w:noProof/>
              </w:rPr>
              <w:t>Sommaire des catégories d’artiste</w:t>
            </w:r>
            <w:r w:rsidR="00447444">
              <w:rPr>
                <w:noProof/>
                <w:webHidden/>
              </w:rPr>
              <w:tab/>
            </w:r>
            <w:r w:rsidR="00447444">
              <w:rPr>
                <w:noProof/>
                <w:webHidden/>
              </w:rPr>
              <w:fldChar w:fldCharType="begin"/>
            </w:r>
            <w:r w:rsidR="00447444">
              <w:rPr>
                <w:noProof/>
                <w:webHidden/>
              </w:rPr>
              <w:instrText xml:space="preserve"> PAGEREF _Toc460229516 \h </w:instrText>
            </w:r>
            <w:r w:rsidR="00447444">
              <w:rPr>
                <w:noProof/>
                <w:webHidden/>
              </w:rPr>
            </w:r>
            <w:r w:rsidR="00447444">
              <w:rPr>
                <w:noProof/>
                <w:webHidden/>
              </w:rPr>
              <w:fldChar w:fldCharType="separate"/>
            </w:r>
            <w:r w:rsidR="00447444">
              <w:rPr>
                <w:noProof/>
                <w:webHidden/>
              </w:rPr>
              <w:t>55</w:t>
            </w:r>
            <w:r w:rsidR="00447444">
              <w:rPr>
                <w:noProof/>
                <w:webHidden/>
              </w:rPr>
              <w:fldChar w:fldCharType="end"/>
            </w:r>
          </w:hyperlink>
        </w:p>
        <w:p w14:paraId="5628616F" w14:textId="77777777" w:rsidR="00447444" w:rsidRDefault="00B13689">
          <w:pPr>
            <w:pStyle w:val="TM2"/>
            <w:tabs>
              <w:tab w:val="right" w:leader="dot" w:pos="8630"/>
            </w:tabs>
            <w:rPr>
              <w:noProof/>
            </w:rPr>
          </w:pPr>
          <w:hyperlink w:anchor="_Toc460229517" w:history="1">
            <w:r w:rsidR="00447444" w:rsidRPr="008F27B2">
              <w:rPr>
                <w:rStyle w:val="Lienhypertexte"/>
                <w:noProof/>
              </w:rPr>
              <w:t>Détails d’une catégorie d’artiste</w:t>
            </w:r>
            <w:r w:rsidR="00447444">
              <w:rPr>
                <w:noProof/>
                <w:webHidden/>
              </w:rPr>
              <w:tab/>
            </w:r>
            <w:r w:rsidR="00447444">
              <w:rPr>
                <w:noProof/>
                <w:webHidden/>
              </w:rPr>
              <w:fldChar w:fldCharType="begin"/>
            </w:r>
            <w:r w:rsidR="00447444">
              <w:rPr>
                <w:noProof/>
                <w:webHidden/>
              </w:rPr>
              <w:instrText xml:space="preserve"> PAGEREF _Toc460229517 \h </w:instrText>
            </w:r>
            <w:r w:rsidR="00447444">
              <w:rPr>
                <w:noProof/>
                <w:webHidden/>
              </w:rPr>
            </w:r>
            <w:r w:rsidR="00447444">
              <w:rPr>
                <w:noProof/>
                <w:webHidden/>
              </w:rPr>
              <w:fldChar w:fldCharType="separate"/>
            </w:r>
            <w:r w:rsidR="00447444">
              <w:rPr>
                <w:noProof/>
                <w:webHidden/>
              </w:rPr>
              <w:t>56</w:t>
            </w:r>
            <w:r w:rsidR="00447444">
              <w:rPr>
                <w:noProof/>
                <w:webHidden/>
              </w:rPr>
              <w:fldChar w:fldCharType="end"/>
            </w:r>
          </w:hyperlink>
        </w:p>
        <w:p w14:paraId="662EC85F" w14:textId="77777777" w:rsidR="00447444" w:rsidRDefault="00B13689">
          <w:pPr>
            <w:pStyle w:val="TM3"/>
            <w:tabs>
              <w:tab w:val="left" w:pos="3446"/>
              <w:tab w:val="right" w:leader="dot" w:pos="8630"/>
            </w:tabs>
            <w:rPr>
              <w:noProof/>
            </w:rPr>
          </w:pPr>
          <w:hyperlink w:anchor="_Toc460229518"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_Toc460229518 \h </w:instrText>
            </w:r>
            <w:r w:rsidR="00447444">
              <w:rPr>
                <w:noProof/>
                <w:webHidden/>
              </w:rPr>
            </w:r>
            <w:r w:rsidR="00447444">
              <w:rPr>
                <w:noProof/>
                <w:webHidden/>
              </w:rPr>
              <w:fldChar w:fldCharType="separate"/>
            </w:r>
            <w:r w:rsidR="00447444">
              <w:rPr>
                <w:noProof/>
                <w:webHidden/>
              </w:rPr>
              <w:t>56</w:t>
            </w:r>
            <w:r w:rsidR="00447444">
              <w:rPr>
                <w:noProof/>
                <w:webHidden/>
              </w:rPr>
              <w:fldChar w:fldCharType="end"/>
            </w:r>
          </w:hyperlink>
        </w:p>
        <w:p w14:paraId="2BC9D7AE" w14:textId="77777777" w:rsidR="00447444" w:rsidRDefault="00B13689">
          <w:pPr>
            <w:pStyle w:val="TM3"/>
            <w:tabs>
              <w:tab w:val="right" w:leader="dot" w:pos="8630"/>
            </w:tabs>
            <w:rPr>
              <w:noProof/>
            </w:rPr>
          </w:pPr>
          <w:hyperlink w:anchor="_Toc460229519" w:history="1">
            <w:r w:rsidR="00447444" w:rsidRPr="008F27B2">
              <w:rPr>
                <w:rStyle w:val="Lienhypertexte"/>
                <w:noProof/>
              </w:rPr>
              <w:t>Erreur de champ vide</w:t>
            </w:r>
            <w:r w:rsidR="00447444">
              <w:rPr>
                <w:noProof/>
                <w:webHidden/>
              </w:rPr>
              <w:tab/>
            </w:r>
            <w:r w:rsidR="00447444">
              <w:rPr>
                <w:noProof/>
                <w:webHidden/>
              </w:rPr>
              <w:fldChar w:fldCharType="begin"/>
            </w:r>
            <w:r w:rsidR="00447444">
              <w:rPr>
                <w:noProof/>
                <w:webHidden/>
              </w:rPr>
              <w:instrText xml:space="preserve"> PAGEREF _Toc460229519 \h </w:instrText>
            </w:r>
            <w:r w:rsidR="00447444">
              <w:rPr>
                <w:noProof/>
                <w:webHidden/>
              </w:rPr>
            </w:r>
            <w:r w:rsidR="00447444">
              <w:rPr>
                <w:noProof/>
                <w:webHidden/>
              </w:rPr>
              <w:fldChar w:fldCharType="separate"/>
            </w:r>
            <w:r w:rsidR="00447444">
              <w:rPr>
                <w:noProof/>
                <w:webHidden/>
              </w:rPr>
              <w:t>57</w:t>
            </w:r>
            <w:r w:rsidR="00447444">
              <w:rPr>
                <w:noProof/>
                <w:webHidden/>
              </w:rPr>
              <w:fldChar w:fldCharType="end"/>
            </w:r>
          </w:hyperlink>
        </w:p>
        <w:p w14:paraId="7963E8A7" w14:textId="77777777" w:rsidR="00447444" w:rsidRDefault="00B13689">
          <w:pPr>
            <w:pStyle w:val="TM2"/>
            <w:tabs>
              <w:tab w:val="right" w:leader="dot" w:pos="8630"/>
            </w:tabs>
            <w:rPr>
              <w:noProof/>
            </w:rPr>
          </w:pPr>
          <w:hyperlink w:anchor="_Toc460229520" w:history="1">
            <w:r w:rsidR="00447444" w:rsidRPr="008F27B2">
              <w:rPr>
                <w:rStyle w:val="Lienhypertexte"/>
                <w:noProof/>
              </w:rPr>
              <w:t>Détails d’un artiste</w:t>
            </w:r>
            <w:r w:rsidR="00447444">
              <w:rPr>
                <w:noProof/>
                <w:webHidden/>
              </w:rPr>
              <w:tab/>
            </w:r>
            <w:r w:rsidR="00447444">
              <w:rPr>
                <w:noProof/>
                <w:webHidden/>
              </w:rPr>
              <w:fldChar w:fldCharType="begin"/>
            </w:r>
            <w:r w:rsidR="00447444">
              <w:rPr>
                <w:noProof/>
                <w:webHidden/>
              </w:rPr>
              <w:instrText xml:space="preserve"> PAGEREF _Toc460229520 \h </w:instrText>
            </w:r>
            <w:r w:rsidR="00447444">
              <w:rPr>
                <w:noProof/>
                <w:webHidden/>
              </w:rPr>
            </w:r>
            <w:r w:rsidR="00447444">
              <w:rPr>
                <w:noProof/>
                <w:webHidden/>
              </w:rPr>
              <w:fldChar w:fldCharType="separate"/>
            </w:r>
            <w:r w:rsidR="00447444">
              <w:rPr>
                <w:noProof/>
                <w:webHidden/>
              </w:rPr>
              <w:t>58</w:t>
            </w:r>
            <w:r w:rsidR="00447444">
              <w:rPr>
                <w:noProof/>
                <w:webHidden/>
              </w:rPr>
              <w:fldChar w:fldCharType="end"/>
            </w:r>
          </w:hyperlink>
        </w:p>
        <w:p w14:paraId="08E14296" w14:textId="77777777" w:rsidR="00447444" w:rsidRDefault="00B13689">
          <w:pPr>
            <w:pStyle w:val="TM3"/>
            <w:tabs>
              <w:tab w:val="left" w:pos="3446"/>
              <w:tab w:val="right" w:leader="dot" w:pos="8630"/>
            </w:tabs>
            <w:rPr>
              <w:noProof/>
            </w:rPr>
          </w:pPr>
          <w:hyperlink w:anchor="_Toc460229521"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_Toc460229521 \h </w:instrText>
            </w:r>
            <w:r w:rsidR="00447444">
              <w:rPr>
                <w:noProof/>
                <w:webHidden/>
              </w:rPr>
            </w:r>
            <w:r w:rsidR="00447444">
              <w:rPr>
                <w:noProof/>
                <w:webHidden/>
              </w:rPr>
              <w:fldChar w:fldCharType="separate"/>
            </w:r>
            <w:r w:rsidR="00447444">
              <w:rPr>
                <w:noProof/>
                <w:webHidden/>
              </w:rPr>
              <w:t>59</w:t>
            </w:r>
            <w:r w:rsidR="00447444">
              <w:rPr>
                <w:noProof/>
                <w:webHidden/>
              </w:rPr>
              <w:fldChar w:fldCharType="end"/>
            </w:r>
          </w:hyperlink>
        </w:p>
        <w:p w14:paraId="44C427F8" w14:textId="77777777" w:rsidR="00447444" w:rsidRDefault="00B13689">
          <w:pPr>
            <w:pStyle w:val="TM3"/>
            <w:tabs>
              <w:tab w:val="right" w:leader="dot" w:pos="8630"/>
            </w:tabs>
            <w:rPr>
              <w:noProof/>
            </w:rPr>
          </w:pPr>
          <w:hyperlink w:anchor="_Toc460229522" w:history="1">
            <w:r w:rsidR="00447444" w:rsidRPr="008F27B2">
              <w:rPr>
                <w:rStyle w:val="Lienhypertexte"/>
                <w:noProof/>
              </w:rPr>
              <w:t>Erreur de champ vide</w:t>
            </w:r>
            <w:r w:rsidR="00447444">
              <w:rPr>
                <w:noProof/>
                <w:webHidden/>
              </w:rPr>
              <w:tab/>
            </w:r>
            <w:r w:rsidR="00447444">
              <w:rPr>
                <w:noProof/>
                <w:webHidden/>
              </w:rPr>
              <w:fldChar w:fldCharType="begin"/>
            </w:r>
            <w:r w:rsidR="00447444">
              <w:rPr>
                <w:noProof/>
                <w:webHidden/>
              </w:rPr>
              <w:instrText xml:space="preserve"> PAGEREF _Toc460229522 \h </w:instrText>
            </w:r>
            <w:r w:rsidR="00447444">
              <w:rPr>
                <w:noProof/>
                <w:webHidden/>
              </w:rPr>
            </w:r>
            <w:r w:rsidR="00447444">
              <w:rPr>
                <w:noProof/>
                <w:webHidden/>
              </w:rPr>
              <w:fldChar w:fldCharType="separate"/>
            </w:r>
            <w:r w:rsidR="00447444">
              <w:rPr>
                <w:noProof/>
                <w:webHidden/>
              </w:rPr>
              <w:t>59</w:t>
            </w:r>
            <w:r w:rsidR="00447444">
              <w:rPr>
                <w:noProof/>
                <w:webHidden/>
              </w:rPr>
              <w:fldChar w:fldCharType="end"/>
            </w:r>
          </w:hyperlink>
        </w:p>
        <w:p w14:paraId="343E26C4" w14:textId="77777777" w:rsidR="00447444" w:rsidRDefault="00B13689">
          <w:pPr>
            <w:pStyle w:val="TM2"/>
            <w:tabs>
              <w:tab w:val="right" w:leader="dot" w:pos="8630"/>
            </w:tabs>
            <w:rPr>
              <w:noProof/>
            </w:rPr>
          </w:pPr>
          <w:hyperlink w:anchor="_Toc460229523" w:history="1">
            <w:r w:rsidR="00447444" w:rsidRPr="008F27B2">
              <w:rPr>
                <w:rStyle w:val="Lienhypertexte"/>
                <w:noProof/>
              </w:rPr>
              <w:t>Détails des engagements</w:t>
            </w:r>
            <w:r w:rsidR="00447444">
              <w:rPr>
                <w:noProof/>
                <w:webHidden/>
              </w:rPr>
              <w:tab/>
            </w:r>
            <w:r w:rsidR="00447444">
              <w:rPr>
                <w:noProof/>
                <w:webHidden/>
              </w:rPr>
              <w:fldChar w:fldCharType="begin"/>
            </w:r>
            <w:r w:rsidR="00447444">
              <w:rPr>
                <w:noProof/>
                <w:webHidden/>
              </w:rPr>
              <w:instrText xml:space="preserve"> PAGEREF _Toc460229523 \h </w:instrText>
            </w:r>
            <w:r w:rsidR="00447444">
              <w:rPr>
                <w:noProof/>
                <w:webHidden/>
              </w:rPr>
            </w:r>
            <w:r w:rsidR="00447444">
              <w:rPr>
                <w:noProof/>
                <w:webHidden/>
              </w:rPr>
              <w:fldChar w:fldCharType="separate"/>
            </w:r>
            <w:r w:rsidR="00447444">
              <w:rPr>
                <w:noProof/>
                <w:webHidden/>
              </w:rPr>
              <w:t>60</w:t>
            </w:r>
            <w:r w:rsidR="00447444">
              <w:rPr>
                <w:noProof/>
                <w:webHidden/>
              </w:rPr>
              <w:fldChar w:fldCharType="end"/>
            </w:r>
          </w:hyperlink>
        </w:p>
        <w:p w14:paraId="4F620698" w14:textId="77777777" w:rsidR="00447444" w:rsidRDefault="00B13689">
          <w:pPr>
            <w:pStyle w:val="TM3"/>
            <w:tabs>
              <w:tab w:val="left" w:pos="3446"/>
              <w:tab w:val="right" w:leader="dot" w:pos="8630"/>
            </w:tabs>
            <w:rPr>
              <w:noProof/>
            </w:rPr>
          </w:pPr>
          <w:hyperlink w:anchor="_Toc460229524"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_Toc460229524 \h </w:instrText>
            </w:r>
            <w:r w:rsidR="00447444">
              <w:rPr>
                <w:noProof/>
                <w:webHidden/>
              </w:rPr>
            </w:r>
            <w:r w:rsidR="00447444">
              <w:rPr>
                <w:noProof/>
                <w:webHidden/>
              </w:rPr>
              <w:fldChar w:fldCharType="separate"/>
            </w:r>
            <w:r w:rsidR="00447444">
              <w:rPr>
                <w:noProof/>
                <w:webHidden/>
              </w:rPr>
              <w:t>61</w:t>
            </w:r>
            <w:r w:rsidR="00447444">
              <w:rPr>
                <w:noProof/>
                <w:webHidden/>
              </w:rPr>
              <w:fldChar w:fldCharType="end"/>
            </w:r>
          </w:hyperlink>
        </w:p>
        <w:p w14:paraId="7EA3C371" w14:textId="77777777" w:rsidR="00447444" w:rsidRDefault="00B13689">
          <w:pPr>
            <w:pStyle w:val="TM3"/>
            <w:tabs>
              <w:tab w:val="left" w:pos="2162"/>
              <w:tab w:val="right" w:leader="dot" w:pos="8630"/>
            </w:tabs>
            <w:rPr>
              <w:noProof/>
            </w:rPr>
          </w:pPr>
          <w:hyperlink w:anchor="_Toc460229525" w:history="1">
            <w:r w:rsidR="00447444" w:rsidRPr="008F27B2">
              <w:rPr>
                <w:rStyle w:val="Lienhypertexte"/>
                <w:noProof/>
              </w:rPr>
              <w:t>Erreur de format</w:t>
            </w:r>
            <w:r w:rsidR="00447444">
              <w:rPr>
                <w:noProof/>
              </w:rPr>
              <w:tab/>
            </w:r>
            <w:r w:rsidR="00447444" w:rsidRPr="008F27B2">
              <w:rPr>
                <w:rStyle w:val="Lienhypertexte"/>
                <w:noProof/>
              </w:rPr>
              <w:t xml:space="preserve">  Erreur de champ vide</w:t>
            </w:r>
            <w:r w:rsidR="00447444">
              <w:rPr>
                <w:noProof/>
                <w:webHidden/>
              </w:rPr>
              <w:tab/>
            </w:r>
            <w:r w:rsidR="00447444">
              <w:rPr>
                <w:noProof/>
                <w:webHidden/>
              </w:rPr>
              <w:fldChar w:fldCharType="begin"/>
            </w:r>
            <w:r w:rsidR="00447444">
              <w:rPr>
                <w:noProof/>
                <w:webHidden/>
              </w:rPr>
              <w:instrText xml:space="preserve"> PAGEREF _Toc460229525 \h </w:instrText>
            </w:r>
            <w:r w:rsidR="00447444">
              <w:rPr>
                <w:noProof/>
                <w:webHidden/>
              </w:rPr>
            </w:r>
            <w:r w:rsidR="00447444">
              <w:rPr>
                <w:noProof/>
                <w:webHidden/>
              </w:rPr>
              <w:fldChar w:fldCharType="separate"/>
            </w:r>
            <w:r w:rsidR="00447444">
              <w:rPr>
                <w:noProof/>
                <w:webHidden/>
              </w:rPr>
              <w:t>61</w:t>
            </w:r>
            <w:r w:rsidR="00447444">
              <w:rPr>
                <w:noProof/>
                <w:webHidden/>
              </w:rPr>
              <w:fldChar w:fldCharType="end"/>
            </w:r>
          </w:hyperlink>
        </w:p>
        <w:p w14:paraId="6B8DB82A" w14:textId="77777777" w:rsidR="00447444" w:rsidRDefault="00B13689">
          <w:pPr>
            <w:pStyle w:val="TM2"/>
            <w:tabs>
              <w:tab w:val="right" w:leader="dot" w:pos="8630"/>
            </w:tabs>
            <w:rPr>
              <w:noProof/>
            </w:rPr>
          </w:pPr>
          <w:hyperlink w:anchor="_Toc460229526" w:history="1">
            <w:r w:rsidR="00447444" w:rsidRPr="008F27B2">
              <w:rPr>
                <w:rStyle w:val="Lienhypertexte"/>
                <w:noProof/>
              </w:rPr>
              <w:t>Détails des exigences</w:t>
            </w:r>
            <w:r w:rsidR="00447444">
              <w:rPr>
                <w:noProof/>
                <w:webHidden/>
              </w:rPr>
              <w:tab/>
            </w:r>
            <w:r w:rsidR="00447444">
              <w:rPr>
                <w:noProof/>
                <w:webHidden/>
              </w:rPr>
              <w:fldChar w:fldCharType="begin"/>
            </w:r>
            <w:r w:rsidR="00447444">
              <w:rPr>
                <w:noProof/>
                <w:webHidden/>
              </w:rPr>
              <w:instrText xml:space="preserve"> PAGEREF _Toc460229526 \h </w:instrText>
            </w:r>
            <w:r w:rsidR="00447444">
              <w:rPr>
                <w:noProof/>
                <w:webHidden/>
              </w:rPr>
            </w:r>
            <w:r w:rsidR="00447444">
              <w:rPr>
                <w:noProof/>
                <w:webHidden/>
              </w:rPr>
              <w:fldChar w:fldCharType="separate"/>
            </w:r>
            <w:r w:rsidR="00447444">
              <w:rPr>
                <w:noProof/>
                <w:webHidden/>
              </w:rPr>
              <w:t>62</w:t>
            </w:r>
            <w:r w:rsidR="00447444">
              <w:rPr>
                <w:noProof/>
                <w:webHidden/>
              </w:rPr>
              <w:fldChar w:fldCharType="end"/>
            </w:r>
          </w:hyperlink>
        </w:p>
        <w:p w14:paraId="36DF15AD" w14:textId="77777777" w:rsidR="00447444" w:rsidRDefault="00B13689">
          <w:pPr>
            <w:pStyle w:val="TM3"/>
            <w:tabs>
              <w:tab w:val="left" w:pos="3446"/>
              <w:tab w:val="right" w:leader="dot" w:pos="8630"/>
            </w:tabs>
            <w:rPr>
              <w:noProof/>
            </w:rPr>
          </w:pPr>
          <w:hyperlink w:anchor="_Toc460229527"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_Toc460229527 \h </w:instrText>
            </w:r>
            <w:r w:rsidR="00447444">
              <w:rPr>
                <w:noProof/>
                <w:webHidden/>
              </w:rPr>
            </w:r>
            <w:r w:rsidR="00447444">
              <w:rPr>
                <w:noProof/>
                <w:webHidden/>
              </w:rPr>
              <w:fldChar w:fldCharType="separate"/>
            </w:r>
            <w:r w:rsidR="00447444">
              <w:rPr>
                <w:noProof/>
                <w:webHidden/>
              </w:rPr>
              <w:t>63</w:t>
            </w:r>
            <w:r w:rsidR="00447444">
              <w:rPr>
                <w:noProof/>
                <w:webHidden/>
              </w:rPr>
              <w:fldChar w:fldCharType="end"/>
            </w:r>
          </w:hyperlink>
        </w:p>
        <w:p w14:paraId="274F4F69" w14:textId="77777777" w:rsidR="00447444" w:rsidRDefault="00B13689">
          <w:pPr>
            <w:pStyle w:val="TM3"/>
            <w:tabs>
              <w:tab w:val="left" w:pos="2162"/>
              <w:tab w:val="right" w:leader="dot" w:pos="8630"/>
            </w:tabs>
            <w:rPr>
              <w:noProof/>
            </w:rPr>
          </w:pPr>
          <w:hyperlink w:anchor="_Toc460229528" w:history="1">
            <w:r w:rsidR="00447444" w:rsidRPr="008F27B2">
              <w:rPr>
                <w:rStyle w:val="Lienhypertexte"/>
                <w:noProof/>
              </w:rPr>
              <w:t>Erreur de format</w:t>
            </w:r>
            <w:r w:rsidR="00447444">
              <w:rPr>
                <w:noProof/>
              </w:rPr>
              <w:tab/>
            </w:r>
            <w:r w:rsidR="00447444" w:rsidRPr="008F27B2">
              <w:rPr>
                <w:rStyle w:val="Lienhypertexte"/>
                <w:noProof/>
              </w:rPr>
              <w:t xml:space="preserve">  Erreur de champ vide</w:t>
            </w:r>
            <w:r w:rsidR="00447444">
              <w:rPr>
                <w:noProof/>
                <w:webHidden/>
              </w:rPr>
              <w:tab/>
            </w:r>
            <w:r w:rsidR="00447444">
              <w:rPr>
                <w:noProof/>
                <w:webHidden/>
              </w:rPr>
              <w:fldChar w:fldCharType="begin"/>
            </w:r>
            <w:r w:rsidR="00447444">
              <w:rPr>
                <w:noProof/>
                <w:webHidden/>
              </w:rPr>
              <w:instrText xml:space="preserve"> PAGEREF _Toc460229528 \h </w:instrText>
            </w:r>
            <w:r w:rsidR="00447444">
              <w:rPr>
                <w:noProof/>
                <w:webHidden/>
              </w:rPr>
            </w:r>
            <w:r w:rsidR="00447444">
              <w:rPr>
                <w:noProof/>
                <w:webHidden/>
              </w:rPr>
              <w:fldChar w:fldCharType="separate"/>
            </w:r>
            <w:r w:rsidR="00447444">
              <w:rPr>
                <w:noProof/>
                <w:webHidden/>
              </w:rPr>
              <w:t>63</w:t>
            </w:r>
            <w:r w:rsidR="00447444">
              <w:rPr>
                <w:noProof/>
                <w:webHidden/>
              </w:rPr>
              <w:fldChar w:fldCharType="end"/>
            </w:r>
          </w:hyperlink>
        </w:p>
        <w:p w14:paraId="28A64683" w14:textId="77777777" w:rsidR="00447444" w:rsidRDefault="00B13689">
          <w:pPr>
            <w:pStyle w:val="TM1"/>
            <w:tabs>
              <w:tab w:val="right" w:leader="dot" w:pos="8630"/>
            </w:tabs>
            <w:rPr>
              <w:noProof/>
            </w:rPr>
          </w:pPr>
          <w:hyperlink w:anchor="_Toc460229529" w:history="1">
            <w:r w:rsidR="00447444" w:rsidRPr="008F27B2">
              <w:rPr>
                <w:rStyle w:val="Lienhypertexte"/>
                <w:noProof/>
              </w:rPr>
              <w:t>Diagramme de classe</w:t>
            </w:r>
            <w:r w:rsidR="00447444">
              <w:rPr>
                <w:noProof/>
                <w:webHidden/>
              </w:rPr>
              <w:tab/>
            </w:r>
            <w:r w:rsidR="00447444">
              <w:rPr>
                <w:noProof/>
                <w:webHidden/>
              </w:rPr>
              <w:fldChar w:fldCharType="begin"/>
            </w:r>
            <w:r w:rsidR="00447444">
              <w:rPr>
                <w:noProof/>
                <w:webHidden/>
              </w:rPr>
              <w:instrText xml:space="preserve"> PAGEREF _Toc460229529 \h </w:instrText>
            </w:r>
            <w:r w:rsidR="00447444">
              <w:rPr>
                <w:noProof/>
                <w:webHidden/>
              </w:rPr>
            </w:r>
            <w:r w:rsidR="00447444">
              <w:rPr>
                <w:noProof/>
                <w:webHidden/>
              </w:rPr>
              <w:fldChar w:fldCharType="separate"/>
            </w:r>
            <w:r w:rsidR="00447444">
              <w:rPr>
                <w:noProof/>
                <w:webHidden/>
              </w:rPr>
              <w:t>64</w:t>
            </w:r>
            <w:r w:rsidR="00447444">
              <w:rPr>
                <w:noProof/>
                <w:webHidden/>
              </w:rPr>
              <w:fldChar w:fldCharType="end"/>
            </w:r>
          </w:hyperlink>
        </w:p>
        <w:p w14:paraId="0234F543" w14:textId="77777777" w:rsidR="00A3123E" w:rsidRDefault="00A3123E">
          <w:r>
            <w:rPr>
              <w:b/>
              <w:bCs/>
              <w:lang w:val="fr-FR"/>
            </w:rPr>
            <w:fldChar w:fldCharType="end"/>
          </w:r>
        </w:p>
      </w:sdtContent>
    </w:sdt>
    <w:p w14:paraId="44B1C675" w14:textId="77777777" w:rsidR="00A3123E" w:rsidRDefault="00A3123E" w:rsidP="00A3123E"/>
    <w:p w14:paraId="73175C68" w14:textId="77777777" w:rsidR="00BF40E1" w:rsidRDefault="00BF40E1" w:rsidP="00A3123E"/>
    <w:p w14:paraId="6240F3D2" w14:textId="77777777" w:rsidR="00BF40E1" w:rsidRDefault="00BF40E1" w:rsidP="00BF40E1">
      <w:r>
        <w:br w:type="page"/>
      </w:r>
    </w:p>
    <w:p w14:paraId="70D6AACF" w14:textId="77777777" w:rsidR="00A3123E" w:rsidRDefault="00BF40E1" w:rsidP="00BF40E1">
      <w:pPr>
        <w:pStyle w:val="Titre1"/>
      </w:pPr>
      <w:bookmarkStart w:id="0" w:name="_Toc450917385"/>
      <w:bookmarkStart w:id="1" w:name="_Toc460229491"/>
      <w:r>
        <w:lastRenderedPageBreak/>
        <w:t>Introduction</w:t>
      </w:r>
      <w:bookmarkEnd w:id="0"/>
      <w:bookmarkEnd w:id="1"/>
      <w:r>
        <w:t xml:space="preserve"> </w:t>
      </w:r>
    </w:p>
    <w:p w14:paraId="7663BA23" w14:textId="77777777" w:rsidR="00BF40E1" w:rsidRDefault="00BF40E1" w:rsidP="00BF40E1">
      <w:r>
        <w:t>Suite à la commandite que nous avons reçue, nous avons réalisé le mandat qui nous avait été confié. Ce mandat, comme entendu comportait les analyses globales</w:t>
      </w:r>
      <w:r w:rsidR="00501138">
        <w:t xml:space="preserve"> et fonctionnelles ainsi que l’analyse </w:t>
      </w:r>
      <w:r>
        <w:t>des parties suivantes :</w:t>
      </w:r>
    </w:p>
    <w:p w14:paraId="6AE8C321" w14:textId="77777777" w:rsidR="00BF40E1" w:rsidRDefault="00BF40E1" w:rsidP="00BF40E1">
      <w:pPr>
        <w:pStyle w:val="Paragraphedeliste"/>
        <w:numPr>
          <w:ilvl w:val="0"/>
          <w:numId w:val="1"/>
        </w:numPr>
      </w:pPr>
      <w:r>
        <w:t xml:space="preserve">Gestion des contrats </w:t>
      </w:r>
    </w:p>
    <w:p w14:paraId="7E92B0E9" w14:textId="77777777" w:rsidR="00BF40E1" w:rsidRDefault="00BF40E1" w:rsidP="00BF40E1">
      <w:pPr>
        <w:pStyle w:val="Paragraphedeliste"/>
        <w:numPr>
          <w:ilvl w:val="0"/>
          <w:numId w:val="1"/>
        </w:numPr>
      </w:pPr>
      <w:r>
        <w:t xml:space="preserve">Gestion des artistes </w:t>
      </w:r>
    </w:p>
    <w:p w14:paraId="5C99D873" w14:textId="77777777" w:rsidR="00BF40E1" w:rsidRDefault="00BF40E1" w:rsidP="00BF40E1">
      <w:pPr>
        <w:pStyle w:val="Paragraphedeliste"/>
        <w:numPr>
          <w:ilvl w:val="0"/>
          <w:numId w:val="1"/>
        </w:numPr>
      </w:pPr>
      <w:r>
        <w:t>Gestion des catégories d’artiste</w:t>
      </w:r>
    </w:p>
    <w:p w14:paraId="15118CB8" w14:textId="77777777" w:rsidR="00BF40E1" w:rsidRDefault="00BF40E1" w:rsidP="00BF40E1">
      <w:r>
        <w:t>Pour réaliser tout cela, plusieurs documents ont étés produits. Tout d’abord un diagramme de classe général comportant également une documentation précise des différents éléments qui le composent. Deuxièmement, des diagrammes de cas d’utilisations ont étés mis en forme afin de de spécifier le fonctionnement particulier de chaque parties du mandat. Des descriptions narratives de chaque fonctionnalité ont également était réalisées dans le but de formaliser par le texte les différentes manières dont les différentes parties du projet pourraient être utilisées une fois celui-ci terminé. Enfin une série d’interfaces correspondantes aux descriptions narratives citées plus haut ont aussi étés réalisées dans le but de donner une idée de la manière dont sera p</w:t>
      </w:r>
      <w:r w:rsidR="00501138">
        <w:t>résenté le projet une fois fini</w:t>
      </w:r>
      <w:r>
        <w:t>.</w:t>
      </w:r>
    </w:p>
    <w:p w14:paraId="5D50399F" w14:textId="77777777" w:rsidR="00BF40E1" w:rsidRPr="00BF40E1" w:rsidRDefault="00D06645" w:rsidP="00D06645">
      <w:pPr>
        <w:pStyle w:val="Titre1"/>
      </w:pPr>
      <w:bookmarkStart w:id="2" w:name="_Toc450917386"/>
      <w:bookmarkStart w:id="3" w:name="_Toc460229492"/>
      <w:r>
        <w:t>Analyse globale</w:t>
      </w:r>
      <w:bookmarkEnd w:id="2"/>
      <w:bookmarkEnd w:id="3"/>
    </w:p>
    <w:p w14:paraId="69BF6D3D" w14:textId="77777777" w:rsidR="00735459" w:rsidRDefault="00735459" w:rsidP="00735459">
      <w:pPr>
        <w:spacing w:line="360" w:lineRule="auto"/>
      </w:pPr>
      <w:bookmarkStart w:id="4" w:name="_Toc450917387"/>
      <w:bookmarkStart w:id="5" w:name="_Toc460229493"/>
      <w:r w:rsidRPr="00521D0D">
        <w:rPr>
          <w:rStyle w:val="Titre2Car"/>
        </w:rPr>
        <w:t>Contexte</w:t>
      </w:r>
      <w:bookmarkEnd w:id="4"/>
      <w:bookmarkEnd w:id="5"/>
      <w:r>
        <w:t xml:space="preserve"> : </w:t>
      </w:r>
      <w:r w:rsidR="00DE7CA0">
        <w:t xml:space="preserve"> </w:t>
      </w:r>
    </w:p>
    <w:p w14:paraId="6FCEAD40" w14:textId="77777777" w:rsidR="00735459" w:rsidRDefault="00735459" w:rsidP="00735459">
      <w:pPr>
        <w:spacing w:line="360" w:lineRule="auto"/>
      </w:pPr>
      <w:r>
        <w:t>L’application permettra entre autres de :</w:t>
      </w:r>
    </w:p>
    <w:p w14:paraId="66D96643" w14:textId="77777777" w:rsidR="00735459" w:rsidRDefault="00735459" w:rsidP="00735459">
      <w:pPr>
        <w:pStyle w:val="Paragraphedeliste"/>
        <w:numPr>
          <w:ilvl w:val="0"/>
          <w:numId w:val="20"/>
        </w:numPr>
        <w:spacing w:line="360" w:lineRule="auto"/>
      </w:pPr>
      <w:r>
        <w:t>Gérer le personnel au travail</w:t>
      </w:r>
    </w:p>
    <w:p w14:paraId="3D34F57A" w14:textId="77777777" w:rsidR="00735459" w:rsidRDefault="00735459" w:rsidP="00735459">
      <w:pPr>
        <w:pStyle w:val="Paragraphedeliste"/>
        <w:numPr>
          <w:ilvl w:val="1"/>
          <w:numId w:val="20"/>
        </w:numPr>
        <w:spacing w:line="360" w:lineRule="auto"/>
      </w:pPr>
      <w:r>
        <w:t>Leurs tâches lors d’un évènement;</w:t>
      </w:r>
    </w:p>
    <w:p w14:paraId="33BA1AB2" w14:textId="77777777" w:rsidR="00735459" w:rsidRDefault="00501138" w:rsidP="00735459">
      <w:pPr>
        <w:pStyle w:val="Paragraphedeliste"/>
        <w:numPr>
          <w:ilvl w:val="1"/>
          <w:numId w:val="20"/>
        </w:numPr>
        <w:spacing w:line="360" w:lineRule="auto"/>
      </w:pPr>
      <w:r>
        <w:t>L’état des tâches au cours d’un évènement</w:t>
      </w:r>
      <w:r w:rsidR="00735459">
        <w:t>;</w:t>
      </w:r>
    </w:p>
    <w:p w14:paraId="059EDC2F" w14:textId="77777777" w:rsidR="00735459" w:rsidRDefault="00735459" w:rsidP="00735459">
      <w:pPr>
        <w:pStyle w:val="Paragraphedeliste"/>
        <w:numPr>
          <w:ilvl w:val="1"/>
          <w:numId w:val="20"/>
        </w:numPr>
        <w:spacing w:line="360" w:lineRule="auto"/>
      </w:pPr>
      <w:r>
        <w:t>Émettre des rapports d’efficacité;</w:t>
      </w:r>
    </w:p>
    <w:p w14:paraId="3A71AF6C" w14:textId="5B849ADC" w:rsidR="00735459" w:rsidRDefault="00735459" w:rsidP="00735459">
      <w:pPr>
        <w:pStyle w:val="Paragraphedeliste"/>
        <w:numPr>
          <w:ilvl w:val="1"/>
          <w:numId w:val="20"/>
        </w:numPr>
        <w:spacing w:line="360" w:lineRule="auto"/>
      </w:pPr>
      <w:r>
        <w:t xml:space="preserve">Avoir </w:t>
      </w:r>
      <w:r w:rsidR="00B90104">
        <w:t>des comptes-rendus globaux</w:t>
      </w:r>
      <w:r>
        <w:t xml:space="preserve"> des tâches;</w:t>
      </w:r>
    </w:p>
    <w:p w14:paraId="36638C7D" w14:textId="77777777" w:rsidR="00735459" w:rsidRDefault="00735459" w:rsidP="00735459">
      <w:pPr>
        <w:pStyle w:val="Paragraphedeliste"/>
        <w:numPr>
          <w:ilvl w:val="0"/>
          <w:numId w:val="20"/>
        </w:numPr>
        <w:spacing w:line="360" w:lineRule="auto"/>
      </w:pPr>
      <w:r>
        <w:t>Gérer les contrats</w:t>
      </w:r>
    </w:p>
    <w:p w14:paraId="2411717A" w14:textId="77777777" w:rsidR="00735459" w:rsidRDefault="00735459" w:rsidP="00735459">
      <w:pPr>
        <w:pStyle w:val="Paragraphedeliste"/>
        <w:numPr>
          <w:ilvl w:val="1"/>
          <w:numId w:val="20"/>
        </w:numPr>
        <w:spacing w:line="360" w:lineRule="auto"/>
      </w:pPr>
      <w:r>
        <w:t>Gérer les statuts de contrats;</w:t>
      </w:r>
    </w:p>
    <w:p w14:paraId="4C3B1589" w14:textId="77777777" w:rsidR="00735459" w:rsidRDefault="00735459" w:rsidP="00735459">
      <w:pPr>
        <w:pStyle w:val="Paragraphedeliste"/>
        <w:numPr>
          <w:ilvl w:val="1"/>
          <w:numId w:val="20"/>
        </w:numPr>
        <w:spacing w:line="360" w:lineRule="auto"/>
      </w:pPr>
      <w:r>
        <w:t>Gérer les artistes;</w:t>
      </w:r>
    </w:p>
    <w:p w14:paraId="11B5F5CD" w14:textId="77777777" w:rsidR="00735459" w:rsidRDefault="00735459" w:rsidP="00735459">
      <w:pPr>
        <w:pStyle w:val="Paragraphedeliste"/>
        <w:numPr>
          <w:ilvl w:val="2"/>
          <w:numId w:val="20"/>
        </w:numPr>
        <w:spacing w:line="360" w:lineRule="auto"/>
      </w:pPr>
      <w:r>
        <w:t>Ainsi que les catégories d’artistes</w:t>
      </w:r>
    </w:p>
    <w:p w14:paraId="0CA36276" w14:textId="77777777" w:rsidR="00735459" w:rsidRDefault="00735459" w:rsidP="00735459">
      <w:pPr>
        <w:pStyle w:val="Paragraphedeliste"/>
        <w:numPr>
          <w:ilvl w:val="2"/>
          <w:numId w:val="20"/>
        </w:numPr>
        <w:spacing w:line="360" w:lineRule="auto"/>
      </w:pPr>
      <w:r>
        <w:t>Les photos liées à un artiste</w:t>
      </w:r>
    </w:p>
    <w:p w14:paraId="73050A0D" w14:textId="77777777" w:rsidR="00735459" w:rsidRDefault="00735459" w:rsidP="00735459">
      <w:pPr>
        <w:pStyle w:val="Paragraphedeliste"/>
        <w:numPr>
          <w:ilvl w:val="2"/>
          <w:numId w:val="20"/>
        </w:numPr>
        <w:spacing w:line="360" w:lineRule="auto"/>
      </w:pPr>
      <w:r>
        <w:t>Les photos officielles de l’artiste lié à un contrat</w:t>
      </w:r>
    </w:p>
    <w:p w14:paraId="235F95FA" w14:textId="77777777" w:rsidR="00735459" w:rsidRDefault="00735459" w:rsidP="00735459">
      <w:pPr>
        <w:pStyle w:val="Paragraphedeliste"/>
        <w:numPr>
          <w:ilvl w:val="1"/>
          <w:numId w:val="20"/>
        </w:numPr>
        <w:spacing w:line="360" w:lineRule="auto"/>
      </w:pPr>
      <w:r>
        <w:t>Déterminer un responsable d’agence;</w:t>
      </w:r>
    </w:p>
    <w:p w14:paraId="25095809" w14:textId="77777777" w:rsidR="00735459" w:rsidRDefault="00735459" w:rsidP="00735459">
      <w:pPr>
        <w:pStyle w:val="Paragraphedeliste"/>
        <w:numPr>
          <w:ilvl w:val="1"/>
          <w:numId w:val="20"/>
        </w:numPr>
        <w:spacing w:line="360" w:lineRule="auto"/>
      </w:pPr>
      <w:r>
        <w:t>Déterminer un responsable pour le diffuseur (vous);</w:t>
      </w:r>
    </w:p>
    <w:p w14:paraId="72831E4B" w14:textId="77777777" w:rsidR="00735459" w:rsidRDefault="00735459" w:rsidP="00735459">
      <w:pPr>
        <w:pStyle w:val="Paragraphedeliste"/>
        <w:numPr>
          <w:ilvl w:val="1"/>
          <w:numId w:val="20"/>
        </w:numPr>
        <w:spacing w:line="360" w:lineRule="auto"/>
      </w:pPr>
      <w:r>
        <w:lastRenderedPageBreak/>
        <w:t>Enregistrer les contrats avec des signataires uniques;</w:t>
      </w:r>
    </w:p>
    <w:p w14:paraId="2B2E18F6" w14:textId="77777777" w:rsidR="00735459" w:rsidRDefault="00735459" w:rsidP="00735459">
      <w:pPr>
        <w:pStyle w:val="Paragraphedeliste"/>
        <w:numPr>
          <w:ilvl w:val="1"/>
          <w:numId w:val="20"/>
        </w:numPr>
        <w:spacing w:line="360" w:lineRule="auto"/>
      </w:pPr>
      <w:r>
        <w:t>Noter chaque exigence des agences;</w:t>
      </w:r>
    </w:p>
    <w:p w14:paraId="228056A2" w14:textId="77777777" w:rsidR="00735459" w:rsidRDefault="00735459" w:rsidP="00735459">
      <w:pPr>
        <w:pStyle w:val="Paragraphedeliste"/>
        <w:numPr>
          <w:ilvl w:val="2"/>
          <w:numId w:val="20"/>
        </w:numPr>
        <w:spacing w:line="360" w:lineRule="auto"/>
      </w:pPr>
      <w:r>
        <w:t>Les dates d’échéance et</w:t>
      </w:r>
    </w:p>
    <w:p w14:paraId="30884059" w14:textId="77777777" w:rsidR="00735459" w:rsidRDefault="00735459" w:rsidP="00735459">
      <w:pPr>
        <w:pStyle w:val="Paragraphedeliste"/>
        <w:numPr>
          <w:ilvl w:val="2"/>
          <w:numId w:val="20"/>
        </w:numPr>
        <w:spacing w:line="360" w:lineRule="auto"/>
      </w:pPr>
      <w:r>
        <w:t>Les montants en jeu</w:t>
      </w:r>
    </w:p>
    <w:p w14:paraId="76195259" w14:textId="77777777" w:rsidR="00735459" w:rsidRDefault="00735459" w:rsidP="00735459">
      <w:pPr>
        <w:pStyle w:val="Paragraphedeliste"/>
        <w:numPr>
          <w:ilvl w:val="1"/>
          <w:numId w:val="20"/>
        </w:numPr>
        <w:spacing w:line="360" w:lineRule="auto"/>
      </w:pPr>
      <w:r>
        <w:t>Noter les engagements;</w:t>
      </w:r>
    </w:p>
    <w:p w14:paraId="44790D21" w14:textId="77777777" w:rsidR="00735459" w:rsidRDefault="00735459" w:rsidP="00735459">
      <w:pPr>
        <w:pStyle w:val="Paragraphedeliste"/>
        <w:numPr>
          <w:ilvl w:val="2"/>
          <w:numId w:val="20"/>
        </w:numPr>
        <w:spacing w:line="360" w:lineRule="auto"/>
      </w:pPr>
      <w:r>
        <w:t>Leur durée,</w:t>
      </w:r>
    </w:p>
    <w:p w14:paraId="72F97AEF" w14:textId="77777777" w:rsidR="00735459" w:rsidRDefault="00735459" w:rsidP="00735459">
      <w:pPr>
        <w:pStyle w:val="Paragraphedeliste"/>
        <w:numPr>
          <w:ilvl w:val="2"/>
          <w:numId w:val="20"/>
        </w:numPr>
        <w:spacing w:line="360" w:lineRule="auto"/>
      </w:pPr>
      <w:r>
        <w:t>La nature,</w:t>
      </w:r>
    </w:p>
    <w:p w14:paraId="67EE1BC2" w14:textId="77777777" w:rsidR="00735459" w:rsidRDefault="00735459" w:rsidP="00735459">
      <w:pPr>
        <w:pStyle w:val="Paragraphedeliste"/>
        <w:numPr>
          <w:ilvl w:val="2"/>
          <w:numId w:val="20"/>
        </w:numPr>
        <w:spacing w:line="360" w:lineRule="auto"/>
      </w:pPr>
      <w:r>
        <w:t>La date ainsi que</w:t>
      </w:r>
    </w:p>
    <w:p w14:paraId="34ABC1E9" w14:textId="77777777" w:rsidR="00735459" w:rsidRDefault="00735459" w:rsidP="00735459">
      <w:pPr>
        <w:pStyle w:val="Paragraphedeliste"/>
        <w:numPr>
          <w:ilvl w:val="2"/>
          <w:numId w:val="20"/>
        </w:numPr>
        <w:spacing w:line="360" w:lineRule="auto"/>
      </w:pPr>
      <w:r>
        <w:t>Le lieu</w:t>
      </w:r>
    </w:p>
    <w:p w14:paraId="3C3AD8B8" w14:textId="77777777" w:rsidR="00735459" w:rsidRDefault="00735459" w:rsidP="00735459">
      <w:pPr>
        <w:pStyle w:val="Paragraphedeliste"/>
        <w:numPr>
          <w:ilvl w:val="0"/>
          <w:numId w:val="20"/>
        </w:numPr>
        <w:spacing w:line="360" w:lineRule="auto"/>
      </w:pPr>
      <w:r>
        <w:t>Gérer l’embauche</w:t>
      </w:r>
    </w:p>
    <w:p w14:paraId="3898D2DA" w14:textId="77777777" w:rsidR="00735459" w:rsidRDefault="00735459" w:rsidP="00735459">
      <w:pPr>
        <w:pStyle w:val="Paragraphedeliste"/>
        <w:numPr>
          <w:ilvl w:val="1"/>
          <w:numId w:val="20"/>
        </w:numPr>
        <w:spacing w:line="360" w:lineRule="auto"/>
      </w:pPr>
      <w:r>
        <w:t>Embaucher du personnel local;</w:t>
      </w:r>
    </w:p>
    <w:p w14:paraId="59DDBE06" w14:textId="77777777" w:rsidR="00735459" w:rsidRDefault="00735459" w:rsidP="00735459">
      <w:pPr>
        <w:pStyle w:val="Paragraphedeliste"/>
        <w:numPr>
          <w:ilvl w:val="1"/>
          <w:numId w:val="20"/>
        </w:numPr>
        <w:spacing w:line="360" w:lineRule="auto"/>
      </w:pPr>
      <w:r>
        <w:t>Embaucher des artistes pour prestations;</w:t>
      </w:r>
    </w:p>
    <w:p w14:paraId="2ACFDB4D" w14:textId="77777777" w:rsidR="00735459" w:rsidRDefault="00735459" w:rsidP="00735459">
      <w:pPr>
        <w:pStyle w:val="Paragraphedeliste"/>
        <w:numPr>
          <w:ilvl w:val="0"/>
          <w:numId w:val="20"/>
        </w:numPr>
        <w:spacing w:line="360" w:lineRule="auto"/>
      </w:pPr>
      <w:r>
        <w:t>Gérer les évènements </w:t>
      </w:r>
    </w:p>
    <w:p w14:paraId="031CDAC4" w14:textId="77777777" w:rsidR="00735459" w:rsidRDefault="00735459" w:rsidP="00735459">
      <w:pPr>
        <w:pStyle w:val="Paragraphedeliste"/>
        <w:numPr>
          <w:ilvl w:val="1"/>
          <w:numId w:val="20"/>
        </w:numPr>
        <w:spacing w:line="360" w:lineRule="auto"/>
      </w:pPr>
      <w:r>
        <w:t>Créer un évènement global;</w:t>
      </w:r>
    </w:p>
    <w:p w14:paraId="050130C0" w14:textId="77777777" w:rsidR="00735459" w:rsidRDefault="00735459" w:rsidP="00735459">
      <w:pPr>
        <w:pStyle w:val="Paragraphedeliste"/>
        <w:numPr>
          <w:ilvl w:val="2"/>
          <w:numId w:val="20"/>
        </w:numPr>
        <w:spacing w:line="360" w:lineRule="auto"/>
      </w:pPr>
      <w:r>
        <w:t>Festi-rire</w:t>
      </w:r>
    </w:p>
    <w:p w14:paraId="19B7FB4A" w14:textId="77777777" w:rsidR="00735459" w:rsidRDefault="00735459" w:rsidP="00735459">
      <w:pPr>
        <w:pStyle w:val="Paragraphedeliste"/>
        <w:numPr>
          <w:ilvl w:val="1"/>
          <w:numId w:val="20"/>
        </w:numPr>
        <w:spacing w:line="360" w:lineRule="auto"/>
      </w:pPr>
      <w:r>
        <w:t>Associer des évènements subséquent;</w:t>
      </w:r>
    </w:p>
    <w:p w14:paraId="422FFF92" w14:textId="77777777" w:rsidR="00735459" w:rsidRDefault="00735459" w:rsidP="00735459">
      <w:pPr>
        <w:pStyle w:val="Paragraphedeliste"/>
        <w:numPr>
          <w:ilvl w:val="2"/>
          <w:numId w:val="20"/>
        </w:numPr>
        <w:spacing w:line="360" w:lineRule="auto"/>
      </w:pPr>
      <w:r>
        <w:t>Un spectacle,</w:t>
      </w:r>
    </w:p>
    <w:p w14:paraId="466C4963" w14:textId="77777777" w:rsidR="00735459" w:rsidRDefault="00735459" w:rsidP="00735459">
      <w:pPr>
        <w:pStyle w:val="Paragraphedeliste"/>
        <w:numPr>
          <w:ilvl w:val="2"/>
          <w:numId w:val="20"/>
        </w:numPr>
        <w:spacing w:line="360" w:lineRule="auto"/>
      </w:pPr>
      <w:r>
        <w:t>Un diner,</w:t>
      </w:r>
    </w:p>
    <w:p w14:paraId="434825BE" w14:textId="77777777" w:rsidR="00735459" w:rsidRDefault="00735459" w:rsidP="00735459">
      <w:pPr>
        <w:pStyle w:val="Paragraphedeliste"/>
        <w:numPr>
          <w:ilvl w:val="2"/>
          <w:numId w:val="20"/>
        </w:numPr>
        <w:spacing w:line="360" w:lineRule="auto"/>
      </w:pPr>
      <w:r>
        <w:t>Un gala,</w:t>
      </w:r>
    </w:p>
    <w:p w14:paraId="41DCCE81" w14:textId="77777777" w:rsidR="00735459" w:rsidRDefault="00735459" w:rsidP="00735459">
      <w:pPr>
        <w:pStyle w:val="Paragraphedeliste"/>
        <w:numPr>
          <w:ilvl w:val="2"/>
          <w:numId w:val="20"/>
        </w:numPr>
        <w:spacing w:line="360" w:lineRule="auto"/>
      </w:pPr>
      <w:r>
        <w:t>Un concours ou</w:t>
      </w:r>
    </w:p>
    <w:p w14:paraId="4EEAF498" w14:textId="77777777" w:rsidR="00735459" w:rsidRDefault="00735459" w:rsidP="00735459">
      <w:pPr>
        <w:pStyle w:val="Paragraphedeliste"/>
        <w:numPr>
          <w:ilvl w:val="2"/>
          <w:numId w:val="20"/>
        </w:numPr>
        <w:spacing w:line="360" w:lineRule="auto"/>
      </w:pPr>
      <w:r>
        <w:t>Autre, à déterminer par le gestionnaire.</w:t>
      </w:r>
    </w:p>
    <w:p w14:paraId="26B63ADF" w14:textId="77777777" w:rsidR="00735459" w:rsidRDefault="00735459" w:rsidP="00735459">
      <w:pPr>
        <w:pStyle w:val="Paragraphedeliste"/>
        <w:numPr>
          <w:ilvl w:val="1"/>
          <w:numId w:val="20"/>
        </w:numPr>
        <w:spacing w:line="360" w:lineRule="auto"/>
      </w:pPr>
      <w:r>
        <w:t>Lier des artistes et leurs contrats;</w:t>
      </w:r>
    </w:p>
    <w:p w14:paraId="37FD33B6" w14:textId="14E5E315" w:rsidR="00E267E3" w:rsidRDefault="00735459" w:rsidP="00735459">
      <w:pPr>
        <w:spacing w:line="360" w:lineRule="auto"/>
      </w:pPr>
      <w:r>
        <w:t xml:space="preserve">La majorité de ces informations auront des </w:t>
      </w:r>
      <w:r w:rsidRPr="00501138">
        <w:rPr>
          <w:color w:val="FF0000"/>
        </w:rPr>
        <w:t xml:space="preserve">cases de description et de commentaires </w:t>
      </w:r>
      <w:r>
        <w:t>permettant aux gestionnaires de mieux se repérer lors de l’organisation des évènements. Nous croyons que le volume d’employés qui utiliseront cette application sera relativement restreint, car pour le moment, nous n’avons pas d’information sur qui utilisera réellement le système mis en place. Pour l’instant, nous savons qu’une secrétaire fera office d’utilisateur principal, administrant la majorité des données à la place du gestionnaire. Nous savons aussi que l’application comportera une fonction pour gérer les tâches des employés, mais pas si les employés eux-mêmes y auront accès pour y inscrire des mises à jour ou non, ce qui changerait drastiquement le volume d’employés utilisant le système en création.</w:t>
      </w:r>
    </w:p>
    <w:p w14:paraId="07B59786" w14:textId="77777777" w:rsidR="00E267E3" w:rsidRDefault="00E267E3" w:rsidP="00E267E3">
      <w:pPr>
        <w:pStyle w:val="Titre1"/>
      </w:pPr>
      <w:bookmarkStart w:id="6" w:name="_Toc450917388"/>
      <w:bookmarkStart w:id="7" w:name="_Toc460229494"/>
      <w:r>
        <w:lastRenderedPageBreak/>
        <w:t>Conclusion</w:t>
      </w:r>
      <w:bookmarkEnd w:id="6"/>
      <w:bookmarkEnd w:id="7"/>
    </w:p>
    <w:p w14:paraId="5C82B151" w14:textId="77777777" w:rsidR="0088432C" w:rsidRDefault="0088432C" w:rsidP="0088432C">
      <w:r w:rsidRPr="006A7DC6">
        <w:rPr>
          <w:lang w:val="fr-FR"/>
        </w:rPr>
        <w:t xml:space="preserve">Au terme de notre projet, il était </w:t>
      </w:r>
      <w:r w:rsidRPr="006A7DC6">
        <w:t>question</w:t>
      </w:r>
      <w:r>
        <w:t xml:space="preserve"> de faire l’analyse globale et l’analyse fonctionnelle du package contrat l’application de gestion du festival d’humour qui se tient à Jonquière. Nous avons pu  faire:</w:t>
      </w:r>
    </w:p>
    <w:p w14:paraId="1CD94EC3" w14:textId="77777777" w:rsidR="0088432C" w:rsidRPr="00F45B07" w:rsidRDefault="0088432C" w:rsidP="0088432C">
      <w:pPr>
        <w:pStyle w:val="Paragraphedeliste"/>
        <w:numPr>
          <w:ilvl w:val="0"/>
          <w:numId w:val="21"/>
        </w:numPr>
        <w:rPr>
          <w:lang w:val="fr-FR"/>
        </w:rPr>
      </w:pPr>
      <w:r>
        <w:t>Le diagramme de classe du package contrat et sa documentation</w:t>
      </w:r>
    </w:p>
    <w:p w14:paraId="57AF5C9D" w14:textId="77777777" w:rsidR="0088432C" w:rsidRPr="00F45B07" w:rsidRDefault="0088432C" w:rsidP="0088432C">
      <w:pPr>
        <w:pStyle w:val="Paragraphedeliste"/>
        <w:numPr>
          <w:ilvl w:val="0"/>
          <w:numId w:val="21"/>
        </w:numPr>
        <w:rPr>
          <w:lang w:val="fr-FR"/>
        </w:rPr>
      </w:pPr>
      <w:r>
        <w:t>Diagramme de contexte</w:t>
      </w:r>
    </w:p>
    <w:p w14:paraId="7D80E1B3" w14:textId="77777777" w:rsidR="0088432C" w:rsidRPr="00866F35" w:rsidRDefault="0088432C" w:rsidP="0088432C">
      <w:pPr>
        <w:pStyle w:val="Paragraphedeliste"/>
        <w:numPr>
          <w:ilvl w:val="0"/>
          <w:numId w:val="21"/>
        </w:numPr>
        <w:rPr>
          <w:lang w:val="fr-FR"/>
        </w:rPr>
      </w:pPr>
      <w:r>
        <w:t>Diagramme de package</w:t>
      </w:r>
    </w:p>
    <w:p w14:paraId="545F9B18" w14:textId="77777777" w:rsidR="0088432C" w:rsidRPr="006A7DC6" w:rsidRDefault="0088432C" w:rsidP="0088432C">
      <w:pPr>
        <w:pStyle w:val="Paragraphedeliste"/>
        <w:numPr>
          <w:ilvl w:val="0"/>
          <w:numId w:val="21"/>
        </w:numPr>
        <w:rPr>
          <w:lang w:val="fr-FR"/>
        </w:rPr>
      </w:pPr>
      <w:r>
        <w:t>Dictionnaire des données</w:t>
      </w:r>
    </w:p>
    <w:p w14:paraId="72CDC65A" w14:textId="77777777" w:rsidR="0088432C" w:rsidRDefault="0088432C" w:rsidP="0088432C">
      <w:pPr>
        <w:pStyle w:val="Paragraphedeliste"/>
        <w:numPr>
          <w:ilvl w:val="0"/>
          <w:numId w:val="21"/>
        </w:numPr>
        <w:rPr>
          <w:lang w:val="fr-FR"/>
        </w:rPr>
      </w:pPr>
      <w:r>
        <w:rPr>
          <w:lang w:val="fr-FR"/>
        </w:rPr>
        <w:t>Les descriptions narratives d’ajout et sommaire contrat, ajout et sommaire des catégories d’artistes, ajout d’un statut d’un contrat</w:t>
      </w:r>
    </w:p>
    <w:p w14:paraId="5B3F5458" w14:textId="77777777" w:rsidR="0088432C" w:rsidRDefault="0088432C" w:rsidP="0088432C">
      <w:pPr>
        <w:pStyle w:val="Paragraphedeliste"/>
        <w:numPr>
          <w:ilvl w:val="0"/>
          <w:numId w:val="21"/>
        </w:numPr>
        <w:rPr>
          <w:lang w:val="fr-FR"/>
        </w:rPr>
      </w:pPr>
      <w:r>
        <w:rPr>
          <w:lang w:val="fr-FR"/>
        </w:rPr>
        <w:t>Les cas d’utilisation de gestion des contrat</w:t>
      </w:r>
      <w:r w:rsidR="00067C49">
        <w:rPr>
          <w:lang w:val="fr-FR"/>
        </w:rPr>
        <w:t>s</w:t>
      </w:r>
      <w:r>
        <w:rPr>
          <w:lang w:val="fr-FR"/>
        </w:rPr>
        <w:t>, d’artistes, gestion d’une catégorie d’artistes, de l’agence</w:t>
      </w:r>
    </w:p>
    <w:p w14:paraId="2793924E" w14:textId="77777777" w:rsidR="0088432C" w:rsidRDefault="0088432C" w:rsidP="0088432C">
      <w:pPr>
        <w:pStyle w:val="Paragraphedeliste"/>
        <w:numPr>
          <w:ilvl w:val="0"/>
          <w:numId w:val="21"/>
        </w:numPr>
        <w:rPr>
          <w:lang w:val="fr-FR"/>
        </w:rPr>
      </w:pPr>
      <w:r>
        <w:rPr>
          <w:lang w:val="fr-FR"/>
        </w:rPr>
        <w:t>Les interfaces des messages des erreurs</w:t>
      </w:r>
    </w:p>
    <w:p w14:paraId="6360881C" w14:textId="77777777" w:rsidR="0088432C" w:rsidRDefault="0088432C" w:rsidP="0088432C">
      <w:pPr>
        <w:pStyle w:val="Paragraphedeliste"/>
        <w:numPr>
          <w:ilvl w:val="0"/>
          <w:numId w:val="21"/>
        </w:numPr>
        <w:rPr>
          <w:lang w:val="fr-FR"/>
        </w:rPr>
      </w:pPr>
      <w:r>
        <w:rPr>
          <w:lang w:val="fr-FR"/>
        </w:rPr>
        <w:t>Les interfaces d’ajout et sommaire des contrats, d’ajout et sommaire d’une catégorie d’artistes, d’ajout d’un engagement, d’un statut</w:t>
      </w:r>
    </w:p>
    <w:p w14:paraId="095288D8" w14:textId="77777777" w:rsidR="0088432C" w:rsidRPr="00F45B07" w:rsidRDefault="0088432C" w:rsidP="0088432C">
      <w:pPr>
        <w:rPr>
          <w:lang w:val="fr-FR"/>
        </w:rPr>
      </w:pPr>
      <w:r>
        <w:rPr>
          <w:lang w:val="fr-FR"/>
        </w:rPr>
        <w:t>Au niveau de l’avancement, l’objectif qu’on s’était fixé a été atteint. Mais cependant, une amélioration s’impose au niveau des cas d’utilisation.</w:t>
      </w:r>
    </w:p>
    <w:p w14:paraId="3E5884CF" w14:textId="77777777" w:rsidR="00E267E3" w:rsidRDefault="00E267E3" w:rsidP="00E267E3">
      <w:r>
        <w:br w:type="page"/>
      </w:r>
    </w:p>
    <w:p w14:paraId="64EBD7D5" w14:textId="77777777" w:rsidR="00E267E3" w:rsidRDefault="00E267E3" w:rsidP="00735459">
      <w:pPr>
        <w:spacing w:line="360" w:lineRule="auto"/>
      </w:pPr>
    </w:p>
    <w:p w14:paraId="46C3F007" w14:textId="77777777" w:rsidR="000F0038" w:rsidRDefault="000F0038" w:rsidP="000F0038">
      <w:pPr>
        <w:pStyle w:val="Titre1"/>
      </w:pPr>
      <w:bookmarkStart w:id="8" w:name="_Toc450917389"/>
      <w:bookmarkStart w:id="9" w:name="_Toc460229495"/>
      <w:r>
        <w:t>Documentation de classe</w:t>
      </w:r>
      <w:bookmarkEnd w:id="8"/>
      <w:bookmarkEnd w:id="9"/>
    </w:p>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653A777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5DC1ABA" w14:textId="77777777" w:rsidR="00E91072" w:rsidRPr="001D2A06" w:rsidRDefault="00E91072" w:rsidP="006979C8">
            <w:r w:rsidRPr="001D2A06">
              <w:t>Diffuseur</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7FA37C6" w14:textId="77777777" w:rsidR="00E91072" w:rsidRPr="001D2A06" w:rsidRDefault="00E91072" w:rsidP="006979C8">
            <w:r w:rsidRPr="001D2A06">
              <w:t>Le diffuseur est l'organisme organisateur de l'événement. Une occurrence unique est pour le moment en place. Cependant il serait éventuellement possible d'en créer, modifier ou supprimer un si le besoin s'en faisait sentir.</w:t>
            </w:r>
          </w:p>
        </w:tc>
      </w:tr>
      <w:tr w:rsidR="00E91072" w:rsidRPr="001D2A06" w14:paraId="4A53CE4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066747" w14:textId="77777777" w:rsidR="00E91072" w:rsidRPr="001D2A06" w:rsidRDefault="00E91072" w:rsidP="006979C8">
            <w:r w:rsidRPr="001D2A06">
              <w:t>noDiffuseur</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3B4CE1D" w14:textId="77777777" w:rsidR="00E91072" w:rsidRPr="001D2A06" w:rsidRDefault="00E91072" w:rsidP="006979C8">
            <w:r w:rsidRPr="001D2A06">
              <w:t>Le champ noDiffuseur est un entier (int) auto-incrémenté permettant d'identifier de manière unique un diffuseur dans la base de données. Sa présence est obligatoire.</w:t>
            </w:r>
          </w:p>
        </w:tc>
      </w:tr>
      <w:tr w:rsidR="00E91072" w:rsidRPr="001D2A06" w14:paraId="5B75985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1E60C7" w14:textId="77777777" w:rsidR="00E91072" w:rsidRPr="001D2A06" w:rsidRDefault="00E91072" w:rsidP="006979C8">
            <w:r w:rsidRPr="001D2A06">
              <w:t xml:space="preserve">nom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736EFD" w14:textId="7DA34F71" w:rsidR="00E91072" w:rsidRPr="001D2A06" w:rsidRDefault="00E91072" w:rsidP="00D90D8C">
            <w:r w:rsidRPr="001D2A06">
              <w:t>Le champ nom est une chaine de caractères de type Varchar(</w:t>
            </w:r>
            <w:r w:rsidR="00D90D8C">
              <w:t>5</w:t>
            </w:r>
            <w:r w:rsidRPr="001D2A06">
              <w:t>0) permettant d'identifier facilement un diffuseur dans la base de données. Sa présence est obligatoire.</w:t>
            </w:r>
          </w:p>
        </w:tc>
      </w:tr>
      <w:tr w:rsidR="00E91072" w:rsidRPr="001D2A06" w14:paraId="72E421E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61C61A" w14:textId="77777777" w:rsidR="00E91072" w:rsidRPr="001D2A06" w:rsidRDefault="00E91072" w:rsidP="006979C8">
            <w:r w:rsidRPr="001D2A06">
              <w:t xml:space="preserve">courriel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F9A963" w14:textId="477420D2" w:rsidR="00E91072" w:rsidRPr="001D2A06" w:rsidRDefault="00E91072" w:rsidP="00D90D8C">
            <w:r w:rsidRPr="001D2A06">
              <w:t>Le champ courriel est une chaine de caractères de type varchar(</w:t>
            </w:r>
            <w:r w:rsidR="00D90D8C">
              <w:t>255</w:t>
            </w:r>
            <w:r w:rsidRPr="001D2A06">
              <w:t>) permettant d'identifier l'adresse email associée à l'agence. Il se compose ainsi : machin@truck.quelquechose. Sa présence est obligatoire</w:t>
            </w:r>
          </w:p>
        </w:tc>
      </w:tr>
    </w:tbl>
    <w:p w14:paraId="34F5FDE0"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77E1D05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BAAAA91" w14:textId="77777777" w:rsidR="00817583" w:rsidRDefault="00E91072" w:rsidP="00817583">
            <w:r w:rsidRPr="001D2A06">
              <w:t>Photo</w:t>
            </w:r>
          </w:p>
          <w:p w14:paraId="5C195B8E" w14:textId="4D5E3818" w:rsidR="00E91072" w:rsidRPr="001D2A06" w:rsidRDefault="00817583" w:rsidP="00817583">
            <w:r>
              <w:t>(officielle)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53DA46FA" w14:textId="452A1CF6" w:rsidR="00E91072" w:rsidRPr="001D2A06" w:rsidRDefault="00E91072" w:rsidP="006979C8">
            <w:r w:rsidRPr="001D2A06">
              <w:t xml:space="preserve">La classe Photo représente une occurrence de la photo utilisée pour un contrat donné avec un artiste donné. Une occurrence de cette classe peut être </w:t>
            </w:r>
            <w:r w:rsidR="00B90104" w:rsidRPr="001D2A06">
              <w:t>créée</w:t>
            </w:r>
            <w:r>
              <w:t xml:space="preserve"> lorsqu’</w:t>
            </w:r>
            <w:r w:rsidRPr="001D2A06">
              <w:t>un contrat relié à un artiste a déjà été enregistré.</w:t>
            </w:r>
          </w:p>
        </w:tc>
      </w:tr>
      <w:tr w:rsidR="00E91072" w:rsidRPr="001D2A06" w14:paraId="2634AC7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D028C8C" w14:textId="77777777" w:rsidR="00E91072" w:rsidRPr="001D2A06" w:rsidRDefault="00E91072" w:rsidP="006979C8">
            <w:r>
              <w:t>no</w:t>
            </w:r>
            <w:r w:rsidRPr="001D2A06">
              <w:t>Photo</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5D6A2E9" w14:textId="77777777" w:rsidR="00E91072" w:rsidRPr="001D2A06" w:rsidRDefault="00E91072" w:rsidP="006979C8">
            <w:r>
              <w:t>Le champ no</w:t>
            </w:r>
            <w:r w:rsidRPr="001D2A06">
              <w:t>Photo est un integer auto-incrémenté permettant d'identifier une photo officielle de manière unique à l'intérieur de la base de données. Sa présence est obligatoire</w:t>
            </w:r>
          </w:p>
        </w:tc>
      </w:tr>
      <w:tr w:rsidR="00E91072" w:rsidRPr="001D2A06" w14:paraId="09F7C9F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CA5489" w14:textId="77777777" w:rsidR="00E91072" w:rsidRPr="001D2A06" w:rsidRDefault="00E91072" w:rsidP="006979C8">
            <w:r w:rsidRPr="001D2A06">
              <w:t>taille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619E1C9" w14:textId="2FC65BD7" w:rsidR="00E91072" w:rsidRPr="001D2A06" w:rsidRDefault="00D90D8C" w:rsidP="006979C8">
            <w:r>
              <w:t>L</w:t>
            </w:r>
            <w:r w:rsidR="00E91072" w:rsidRPr="001D2A06">
              <w:t>e champ taille est une chaine de caractères de type varchar(10) permettant d'identifier la taille d'un fichier (informatiquement parlant). Il se compose ainsi : 20Mo, 1Ko etc.</w:t>
            </w:r>
          </w:p>
        </w:tc>
      </w:tr>
      <w:tr w:rsidR="00E91072" w:rsidRPr="001D2A06" w14:paraId="364F9F3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20AE7F0" w14:textId="329ACC22" w:rsidR="00E91072" w:rsidRPr="001D2A06" w:rsidRDefault="00E91072" w:rsidP="00817583">
            <w:r w:rsidRPr="001D2A06">
              <w:t xml:space="preserve">description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7709D4E" w14:textId="722155E5" w:rsidR="00E91072" w:rsidRPr="001D2A06" w:rsidRDefault="00E91072" w:rsidP="00817583">
            <w:r w:rsidRPr="001D2A06">
              <w:t>Le champ des</w:t>
            </w:r>
            <w:r w:rsidR="00817583">
              <w:t xml:space="preserve">cription permet de stocker tous les commentaires ou détails sur une photo </w:t>
            </w:r>
            <w:r w:rsidR="00D90D8C">
              <w:t>Il est de type</w:t>
            </w:r>
            <w:r w:rsidRPr="001D2A06">
              <w:t> text et sa présence n'est pas obligatoire.</w:t>
            </w:r>
          </w:p>
        </w:tc>
      </w:tr>
    </w:tbl>
    <w:p w14:paraId="279CD947" w14:textId="77777777" w:rsidR="00E91072" w:rsidRDefault="00E91072" w:rsidP="00E91072"/>
    <w:p w14:paraId="474844C5" w14:textId="77777777" w:rsidR="00E91072" w:rsidRDefault="00E91072" w:rsidP="00E91072"/>
    <w:p w14:paraId="3A831A73" w14:textId="77777777" w:rsidR="00E91072" w:rsidRDefault="00E91072" w:rsidP="00E91072"/>
    <w:p w14:paraId="529A824C" w14:textId="77777777" w:rsidR="00E91072" w:rsidRDefault="00E91072" w:rsidP="00E91072"/>
    <w:p w14:paraId="0C857342" w14:textId="77777777" w:rsidR="00E91072" w:rsidRDefault="00E91072" w:rsidP="00E91072"/>
    <w:p w14:paraId="090DDBD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4205349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73B8A58B" w14:textId="77777777" w:rsidR="00E91072" w:rsidRPr="001D2A06" w:rsidRDefault="00E91072" w:rsidP="006979C8">
            <w:r w:rsidRPr="001D2A06">
              <w:lastRenderedPageBreak/>
              <w:t>Statut</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DB3B3CB" w14:textId="3C204CAA" w:rsidR="00E91072" w:rsidRPr="001D2A06" w:rsidRDefault="00E91072" w:rsidP="00B11ED0">
            <w:r w:rsidRPr="001D2A06">
              <w:t>Cette classe permet de déterminer l'avancée des négociations pour un contrat. Elle est créée lors de la création d'un contrat. Elle est supprimée si le contrat avec lequel elle est associ</w:t>
            </w:r>
            <w:r w:rsidR="00B11ED0">
              <w:t>ée est supprimé. Le statut une décidé ne peut plus être changé.</w:t>
            </w:r>
          </w:p>
        </w:tc>
      </w:tr>
      <w:tr w:rsidR="00E91072" w:rsidRPr="001D2A06" w14:paraId="4C5AA9A5"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C0118C" w14:textId="77777777" w:rsidR="00E91072" w:rsidRPr="001D2A06" w:rsidRDefault="00E91072" w:rsidP="006979C8">
            <w:r w:rsidRPr="001D2A06">
              <w:t>noStatut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F6E0FA2" w14:textId="77777777" w:rsidR="00E91072" w:rsidRPr="001D2A06" w:rsidRDefault="00E91072" w:rsidP="006979C8">
            <w:r w:rsidRPr="001D2A06">
              <w:t>NoStatut est un entier (int) auto-incrémenté permettant d'identifier uniquement un statut dans la base de données. Sa présence est obligatoire.</w:t>
            </w:r>
          </w:p>
        </w:tc>
      </w:tr>
      <w:tr w:rsidR="00E91072" w:rsidRPr="001D2A06" w14:paraId="648F317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2AF914" w14:textId="77777777" w:rsidR="00E91072" w:rsidRPr="001D2A06" w:rsidRDefault="00E91072" w:rsidP="006979C8">
            <w:r w:rsidRPr="001D2A06">
              <w:t>nomStatut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A261D1" w14:textId="76898304" w:rsidR="00E91072" w:rsidRPr="001D2A06" w:rsidRDefault="00E91072" w:rsidP="006979C8">
            <w:r w:rsidRPr="001D2A06">
              <w:t>Le champ nom est une chaine de caractères permettant de retrouver plus facilement un statut dans la base de données. Il est de type varchar(20) mais n'a pas de format précis. Sa présence est obligatoire.</w:t>
            </w:r>
            <w:r w:rsidR="00817583">
              <w:t xml:space="preserve"> Un nom de statut peut-être : Annuler, Approuver, En cours…</w:t>
            </w:r>
          </w:p>
        </w:tc>
      </w:tr>
      <w:tr w:rsidR="00E91072" w:rsidRPr="001D2A06" w14:paraId="5E6031C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4699851"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2053F75" w14:textId="588BEEC9" w:rsidR="00E91072" w:rsidRPr="001D2A06" w:rsidRDefault="00E91072" w:rsidP="006979C8">
            <w:r w:rsidRPr="001D2A06">
              <w:t>Le champ description est une chaine de cara</w:t>
            </w:r>
            <w:r w:rsidR="00817583">
              <w:t>ctères de type Text permettant </w:t>
            </w:r>
            <w:r w:rsidR="00D90D8C">
              <w:t>à</w:t>
            </w:r>
            <w:r w:rsidRPr="001D2A06">
              <w:t xml:space="preserve"> l'utilisateur d'entrer toutes les informations voulues dans la base de données. Sa présence n'est pas obligatoire</w:t>
            </w:r>
          </w:p>
        </w:tc>
      </w:tr>
    </w:tbl>
    <w:p w14:paraId="2B62D465"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3DD7C03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97B0182" w14:textId="563B0494" w:rsidR="00E91072" w:rsidRPr="001D2A06" w:rsidRDefault="00817583" w:rsidP="006979C8">
            <w:r>
              <w:t>FichierPersonnel</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EF59165" w14:textId="4F49B845" w:rsidR="00E91072" w:rsidRPr="001D2A06" w:rsidRDefault="00E91072" w:rsidP="00BF01B3">
            <w:r w:rsidRPr="001D2A06">
              <w:t xml:space="preserve">Un fichier personnel est une sorte de classeur contenant les données se rapportant à un artiste (comme </w:t>
            </w:r>
            <w:r w:rsidR="00BF01B3">
              <w:t>un CV</w:t>
            </w:r>
            <w:r w:rsidRPr="001D2A06">
              <w:t>), il est possible de créer une occurrence de cette classe l'lorsque l'artiste associée est déjà présent à l'intérieur de la base de donnée. Il est cependant possible de la supprimer ou de la modifier à n'importe quel moment.</w:t>
            </w:r>
          </w:p>
        </w:tc>
      </w:tr>
      <w:tr w:rsidR="00E91072" w:rsidRPr="001D2A06" w14:paraId="0A40B8B3"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8F690E5" w14:textId="1408A274" w:rsidR="00E91072" w:rsidRPr="001D2A06" w:rsidRDefault="00D90D8C" w:rsidP="00D90D8C">
            <w:r>
              <w:t>idFichier</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216587" w14:textId="55A4D0E8" w:rsidR="00E91072" w:rsidRPr="001D2A06" w:rsidRDefault="00E91072" w:rsidP="006979C8">
            <w:r>
              <w:t xml:space="preserve">Le champ </w:t>
            </w:r>
            <w:r w:rsidR="00D90D8C">
              <w:t>idFichier</w:t>
            </w:r>
            <w:r w:rsidR="00D90D8C" w:rsidRPr="001D2A06">
              <w:t xml:space="preserve"> </w:t>
            </w:r>
            <w:r w:rsidRPr="001D2A06">
              <w:t>est un integer auto-incrémenté permettant d'identifier de manière unique un fichier dans la base de données. Sa présence est obligatoire</w:t>
            </w:r>
          </w:p>
        </w:tc>
      </w:tr>
      <w:tr w:rsidR="00E91072" w:rsidRPr="001D2A06" w14:paraId="10D8856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FA5788"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1FCF88F" w14:textId="77777777" w:rsidR="00E91072" w:rsidRPr="001D2A06" w:rsidRDefault="00E91072" w:rsidP="006979C8">
            <w:r w:rsidRPr="001D2A06">
              <w:t>Le champ commentaire est une chaine de caractères de type Text permettant à l'utilisateur d'enregistrer dans la base de données toutes les informations qu'il désire. Sa présence n'est pas obligatoire et il n'a pas de format précis</w:t>
            </w:r>
          </w:p>
        </w:tc>
      </w:tr>
      <w:tr w:rsidR="00E91072" w:rsidRPr="001D2A06" w14:paraId="6C17FD4E" w14:textId="77777777" w:rsidTr="00E6237B">
        <w:trPr>
          <w:trHeight w:val="28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776C20" w14:textId="25E253CC" w:rsidR="00E91072" w:rsidRPr="001D2A06" w:rsidRDefault="00D90D8C" w:rsidP="006979C8">
            <w:r>
              <w:t>chemin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7BE549" w14:textId="5C93D942" w:rsidR="00E91072" w:rsidRPr="001D2A06" w:rsidRDefault="00D90D8C" w:rsidP="00D90D8C">
            <w:r>
              <w:t>Le champ chemin</w:t>
            </w:r>
            <w:r w:rsidR="00E91072" w:rsidRPr="001D2A06">
              <w:t xml:space="preserve"> est une chaine de caractères de type Text permettant d'identifier la localisation le fichier de l'occurrence de la classe Cv. Sa présence est obligatoire. Il se compose ainsi : Document/dossier/fichier</w:t>
            </w:r>
          </w:p>
        </w:tc>
      </w:tr>
      <w:tr w:rsidR="009A0967" w:rsidRPr="001D2A06" w14:paraId="04752DDA" w14:textId="77777777" w:rsidTr="006979C8">
        <w:trPr>
          <w:trHeight w:val="28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25E27157" w14:textId="4176C538" w:rsidR="009A0967" w:rsidRDefault="009A0967" w:rsidP="006979C8">
            <w:r>
              <w:t>type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7B22E341" w14:textId="526FC827" w:rsidR="009A0967" w:rsidRDefault="009A0967" w:rsidP="00E6237B">
            <w:r>
              <w:t xml:space="preserve">Le champ type est une chaine de caractère qui </w:t>
            </w:r>
            <w:r w:rsidR="00E6237B">
              <w:t>indique</w:t>
            </w:r>
            <w:r>
              <w:t xml:space="preserve"> </w:t>
            </w:r>
            <w:r w:rsidR="00E6237B">
              <w:t>quel est le type de fichier</w:t>
            </w:r>
            <w:r>
              <w:t>. Par exemple : photo, texte, etc.</w:t>
            </w:r>
          </w:p>
        </w:tc>
      </w:tr>
    </w:tbl>
    <w:p w14:paraId="6F5D86BB" w14:textId="77777777" w:rsidR="00E91072" w:rsidRDefault="00E91072" w:rsidP="00E91072"/>
    <w:p w14:paraId="72069543" w14:textId="77777777" w:rsidR="00E91072" w:rsidRDefault="00E91072" w:rsidP="00E91072"/>
    <w:p w14:paraId="019929BF" w14:textId="77777777" w:rsidR="00E91072" w:rsidRDefault="00E91072" w:rsidP="00E91072"/>
    <w:p w14:paraId="7F2555D4" w14:textId="77777777" w:rsidR="00703415" w:rsidRDefault="00703415" w:rsidP="00E91072"/>
    <w:p w14:paraId="565AA89D" w14:textId="77777777" w:rsidR="00703415" w:rsidRDefault="00703415"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EDF9DE2" w14:textId="77777777" w:rsidTr="006979C8">
        <w:trPr>
          <w:trHeight w:val="1050"/>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BE34858" w14:textId="773FE55C" w:rsidR="00E91072" w:rsidRPr="00A327CD" w:rsidRDefault="00973B24" w:rsidP="006979C8">
            <w:r w:rsidRPr="00A327CD">
              <w:lastRenderedPageBreak/>
              <w:t>Responsable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095B4E83" w14:textId="359B56AE" w:rsidR="00E91072" w:rsidRPr="00703415" w:rsidRDefault="00E91072" w:rsidP="005F409B">
            <w:pPr>
              <w:rPr>
                <w:rPrChange w:id="10" w:author="utilisateur" w:date="2016-08-29T09:33:00Z">
                  <w:rPr>
                    <w:color w:val="FF0000"/>
                  </w:rPr>
                </w:rPrChange>
              </w:rPr>
            </w:pPr>
            <w:r w:rsidRPr="00A327CD">
              <w:t>Un responsable d'agence est un intermédiaire quant à la signature d'un contrat entre un diffuseur et une agence.</w:t>
            </w:r>
            <w:r w:rsidRPr="00A327CD">
              <w:br/>
              <w:t xml:space="preserve">Une occurrence de la classe peut être crée lorsque l'agence qu'il représente a déjà été créée. Cette occurrence </w:t>
            </w:r>
            <w:r w:rsidR="005F409B" w:rsidRPr="00A327CD">
              <w:t xml:space="preserve">peut-être supprimé si </w:t>
            </w:r>
            <w:r w:rsidR="005F409B" w:rsidRPr="00703415">
              <w:t>le</w:t>
            </w:r>
            <w:r w:rsidR="00703415">
              <w:t>s</w:t>
            </w:r>
            <w:r w:rsidR="005F409B" w:rsidRPr="00703415">
              <w:t xml:space="preserve"> contrat</w:t>
            </w:r>
            <w:r w:rsidR="00703415">
              <w:t>s</w:t>
            </w:r>
            <w:r w:rsidR="005F409B" w:rsidRPr="00A327CD">
              <w:t xml:space="preserve"> avec lequel il est associé </w:t>
            </w:r>
            <w:r w:rsidR="005F409B" w:rsidRPr="00703415">
              <w:t>n’existe</w:t>
            </w:r>
            <w:r w:rsidR="00703415">
              <w:t>nt</w:t>
            </w:r>
            <w:r w:rsidR="005F409B" w:rsidRPr="00A327CD">
              <w:t xml:space="preserve"> plus</w:t>
            </w:r>
            <w:r w:rsidR="00703415">
              <w:t>.</w:t>
            </w:r>
          </w:p>
        </w:tc>
      </w:tr>
      <w:tr w:rsidR="00E91072" w:rsidRPr="001D2A06" w14:paraId="64BCB73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B8939C" w14:textId="7624C899" w:rsidR="00E91072" w:rsidRPr="001D2A06" w:rsidRDefault="0001752D" w:rsidP="006979C8">
            <w:r>
              <w:t>noResponsable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B039D77" w14:textId="49FBF2CE" w:rsidR="00E91072" w:rsidRPr="001D2A06" w:rsidRDefault="00E91072" w:rsidP="009A0967">
            <w:r w:rsidRPr="001D2A06">
              <w:t xml:space="preserve">Le champ </w:t>
            </w:r>
            <w:r w:rsidR="009A0967">
              <w:t>n</w:t>
            </w:r>
            <w:r w:rsidRPr="001D2A06">
              <w:t>o</w:t>
            </w:r>
            <w:r w:rsidR="009A0967">
              <w:t>R</w:t>
            </w:r>
            <w:r w:rsidRPr="001D2A06">
              <w:t>esponsable est un entier auto-incrémenté (int) utilisé pour identifier le représentant de manière unique dans la base de données. Sa présence est obligatoire</w:t>
            </w:r>
          </w:p>
        </w:tc>
      </w:tr>
      <w:tr w:rsidR="00E91072" w:rsidRPr="001D2A06" w14:paraId="283971B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6CEBDA2"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44DD036" w14:textId="77777777" w:rsidR="00E91072" w:rsidRPr="001D2A06" w:rsidRDefault="00E91072" w:rsidP="006979C8">
            <w:r w:rsidRPr="001D2A06">
              <w:t>Le champ nom est une chaine de caractères de type varchar(20) utilisée pour retrouver plus facilement un responsable d'agence dans la base de données. Sa présence est obligatoire.</w:t>
            </w:r>
          </w:p>
        </w:tc>
      </w:tr>
      <w:tr w:rsidR="00E91072" w:rsidRPr="001D2A06" w14:paraId="0745604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ECC9256" w14:textId="77777777" w:rsidR="00E91072" w:rsidRPr="001D2A06" w:rsidRDefault="00E91072" w:rsidP="006979C8">
            <w:r w:rsidRPr="001D2A06">
              <w:t>prenom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16B5B3" w14:textId="77777777" w:rsidR="00E91072" w:rsidRPr="001D2A06" w:rsidRDefault="00E91072" w:rsidP="006979C8">
            <w:r w:rsidRPr="001D2A06">
              <w:t>Le champ prénom est une chaine de caractères de type varchar(20) il sert aussi, comme le nom, à identifier plus facilement le responsable dans la base de données. Sa présence est obligatoire</w:t>
            </w:r>
          </w:p>
        </w:tc>
      </w:tr>
      <w:tr w:rsidR="00E91072" w:rsidRPr="001D2A06" w14:paraId="59631C3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B8C66BB" w14:textId="77777777" w:rsidR="00E91072" w:rsidRPr="001D2A06" w:rsidRDefault="00E91072" w:rsidP="006979C8">
            <w:r w:rsidRPr="001D2A06">
              <w:t>courriel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44DD7F8" w14:textId="201CD04C" w:rsidR="00E91072" w:rsidRPr="001D2A06" w:rsidRDefault="00E91072" w:rsidP="006979C8">
            <w:r w:rsidRPr="001D2A06">
              <w:t xml:space="preserve">Le champ courriel est une chaine </w:t>
            </w:r>
            <w:r w:rsidR="00494AC3">
              <w:t>de caractères de type varchar(</w:t>
            </w:r>
            <w:r w:rsidR="00D90D8C">
              <w:t>2</w:t>
            </w:r>
            <w:r w:rsidR="00494AC3">
              <w:t>55</w:t>
            </w:r>
            <w:r w:rsidRPr="001D2A06">
              <w:t>) permettant d'identifier l'adresse email de contact du responsable. Il se compose ainsi : machin@truck.quelquechose. Sa présence est obligatoire</w:t>
            </w:r>
          </w:p>
        </w:tc>
      </w:tr>
      <w:tr w:rsidR="00E91072" w:rsidRPr="001D2A06" w14:paraId="418946F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3F0D27" w14:textId="77777777" w:rsidR="00E91072" w:rsidRPr="001D2A06" w:rsidRDefault="00E91072" w:rsidP="006979C8">
            <w:r w:rsidRPr="001D2A06">
              <w:t>signataire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E86576" w14:textId="49F3F867" w:rsidR="00E91072" w:rsidRPr="001D2A06" w:rsidRDefault="00E91072" w:rsidP="006979C8">
            <w:r w:rsidRPr="001D2A06">
              <w:t>Signataire est une chaine de caractères permettant de spécifier si le responsable agence est aussi le signataire du c</w:t>
            </w:r>
            <w:r w:rsidR="00494AC3">
              <w:t>ontrat. Il est de type varchar(7</w:t>
            </w:r>
            <w:r w:rsidRPr="001D2A06">
              <w:t>0). Sa présence est obligatoire si le champ idem est égal à false.</w:t>
            </w:r>
          </w:p>
        </w:tc>
      </w:tr>
      <w:tr w:rsidR="00E91072" w:rsidRPr="001D2A06" w14:paraId="26E3380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746F89" w14:textId="77777777" w:rsidR="00E91072" w:rsidRPr="001D2A06" w:rsidRDefault="00E91072" w:rsidP="006979C8">
            <w:r w:rsidRPr="001D2A06">
              <w:t>dateSignature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E7B3A2" w14:textId="77777777" w:rsidR="00E91072" w:rsidRPr="001D2A06" w:rsidRDefault="00E91072" w:rsidP="006979C8">
            <w:r w:rsidRPr="001D2A06">
              <w:t>dateSignature permet de stocker la date à laquelle le contrat sera signé ou approuvé. Elle peut être nulle si le contrat n'est pas approuvé. Elle est type date</w:t>
            </w:r>
          </w:p>
        </w:tc>
      </w:tr>
      <w:tr w:rsidR="00E91072" w:rsidRPr="001D2A06" w14:paraId="4FC5002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5E926DA" w14:textId="77777777" w:rsidR="00E91072" w:rsidRPr="001D2A06" w:rsidRDefault="00E91072" w:rsidP="006979C8">
            <w:r w:rsidRPr="001D2A06">
              <w:t>telBureau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846FE3" w14:textId="1F8543C6" w:rsidR="00E91072" w:rsidRPr="001D2A06" w:rsidRDefault="00E91072" w:rsidP="006979C8">
            <w:r w:rsidRPr="001D2A06">
              <w:t>Le champ telBureau est une chaine de caractères permettant d'identifier un numéro de t</w:t>
            </w:r>
            <w:r w:rsidR="0001752D">
              <w:t>éléphone résidentiel du responsable</w:t>
            </w:r>
            <w:r w:rsidRPr="001D2A06">
              <w:t>. Il est de format varchar(15) et se compose ainsi : 123-456-7890. Sa présence est obligatoire.</w:t>
            </w:r>
          </w:p>
        </w:tc>
      </w:tr>
      <w:tr w:rsidR="00E91072" w:rsidRPr="001D2A06" w14:paraId="4B489D1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3A3A3D8" w14:textId="77777777" w:rsidR="00E91072" w:rsidRPr="001D2A06" w:rsidRDefault="00E91072" w:rsidP="006979C8">
            <w:r w:rsidRPr="001D2A06">
              <w:t>telCellulaire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7D180D7" w14:textId="03313F5D" w:rsidR="00E91072" w:rsidRPr="001D2A06" w:rsidRDefault="00E91072" w:rsidP="0001752D">
            <w:r w:rsidRPr="001D2A06">
              <w:t xml:space="preserve">Le champ telCellulaire est une chaine de caractères permettant d'identifier un numéro de téléphone mobile appartenant </w:t>
            </w:r>
            <w:r w:rsidR="0001752D">
              <w:t>au responsable</w:t>
            </w:r>
            <w:r w:rsidRPr="001D2A06">
              <w:t>, il est de type varchar(15) est ce compose ainsi : 123-456-7890. Sa présence est obligatoire.</w:t>
            </w:r>
          </w:p>
        </w:tc>
      </w:tr>
      <w:tr w:rsidR="00E91072" w:rsidRPr="001D2A06" w14:paraId="0E7DD38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BC00F51" w14:textId="7C66C7C9" w:rsidR="00E91072" w:rsidRPr="001D2A06" w:rsidRDefault="00562350" w:rsidP="006979C8">
            <w:r>
              <w:t>e</w:t>
            </w:r>
            <w:r w:rsidRPr="001D2A06">
              <w:t>xtension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186F97" w14:textId="77777777" w:rsidR="00E91072" w:rsidRPr="001D2A06" w:rsidRDefault="00E91072" w:rsidP="006979C8">
            <w:r w:rsidRPr="001D2A06">
              <w:t>L'extension est une chaine de caractères de type varchar(5) et se forme ainsi : 85 (par exemple). Sa  présence est obligatoire</w:t>
            </w:r>
          </w:p>
        </w:tc>
      </w:tr>
      <w:tr w:rsidR="00E91072" w:rsidRPr="001D2A06" w14:paraId="4A4BBFE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292D41" w14:textId="3DD8C7B5" w:rsidR="00E91072" w:rsidRPr="001D2A06" w:rsidRDefault="00562350" w:rsidP="006979C8">
            <w:r>
              <w:t>i</w:t>
            </w:r>
            <w:r w:rsidRPr="001D2A06">
              <w:t>dem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B9BB1B" w14:textId="0EB02437" w:rsidR="00E91072" w:rsidRPr="001D2A06" w:rsidRDefault="00E91072" w:rsidP="006979C8">
            <w:r w:rsidRPr="001D2A06">
              <w:t xml:space="preserve">Le chant idem est un booléen null </w:t>
            </w:r>
            <w:r w:rsidR="00D90D8C" w:rsidRPr="001D2A06">
              <w:t>à</w:t>
            </w:r>
            <w:r w:rsidRPr="001D2A06">
              <w:t xml:space="preserve"> sa création. Il permet de déterminer si le responsable est aussi le signataire du contrat.</w:t>
            </w:r>
          </w:p>
        </w:tc>
      </w:tr>
    </w:tbl>
    <w:p w14:paraId="3B067D7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2DE7559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3094AAE" w14:textId="77777777" w:rsidR="00E91072" w:rsidRPr="001D2A06" w:rsidRDefault="00E91072" w:rsidP="006979C8">
            <w:r w:rsidRPr="001D2A06">
              <w:lastRenderedPageBreak/>
              <w:t>CategorieArtiste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1682AB03" w14:textId="4A8FF910" w:rsidR="00E91072" w:rsidRPr="001D2A06" w:rsidRDefault="00E91072" w:rsidP="00494AC3">
            <w:r w:rsidRPr="001D2A06">
              <w:t xml:space="preserve">Une catégorie d'artiste est une classe à laquelle appartient un artiste servant a déterminer son domaine avec précision. Tout artiste possède au moins une catégorie. Une occurrence de cette classe peut être créée, modifiée ou supprimée </w:t>
            </w:r>
            <w:r w:rsidR="00494AC3">
              <w:t xml:space="preserve">quand aucun artiste n’appartient </w:t>
            </w:r>
            <w:r w:rsidR="00D90D8C">
              <w:t>à</w:t>
            </w:r>
            <w:r w:rsidR="00494AC3">
              <w:t xml:space="preserve"> cette catégorie.</w:t>
            </w:r>
          </w:p>
        </w:tc>
      </w:tr>
      <w:tr w:rsidR="00E91072" w:rsidRPr="001D2A06" w14:paraId="0CC9E743"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ECBD8AD" w14:textId="77777777" w:rsidR="00E91072" w:rsidRPr="001D2A06" w:rsidRDefault="00E91072" w:rsidP="006979C8">
            <w:r w:rsidRPr="001D2A06">
              <w:t>noCategorie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D4435A0" w14:textId="77777777" w:rsidR="00E91072" w:rsidRPr="001D2A06" w:rsidRDefault="00E91072" w:rsidP="006979C8">
            <w:r w:rsidRPr="001D2A06">
              <w:t>Le noCategorie est un nombre unique auto-incrémenté permettant d'identifier une catégorie d'artiste dans la base de données. Il est de type integer et n'a pas de format particulier. Sa présence est obligatoire.</w:t>
            </w:r>
          </w:p>
        </w:tc>
      </w:tr>
      <w:tr w:rsidR="00E91072" w:rsidRPr="001D2A06" w14:paraId="763E80B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B9A84B"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57A0C81" w14:textId="77777777" w:rsidR="00E91072" w:rsidRPr="001D2A06" w:rsidRDefault="00E91072" w:rsidP="006979C8">
            <w:r w:rsidRPr="001D2A06">
              <w:t>Le nom de catégorie est une chaine de caractères permettant de retrouver une catégorie d'artiste facilement à l'intérieur de la base de donnée</w:t>
            </w:r>
            <w:r>
              <w:t>s</w:t>
            </w:r>
            <w:r w:rsidRPr="001D2A06">
              <w:t>. Il est de varchar(20) et ne possède pas de format particulier. Sa présence est obligatoire lors de la création d'une occurrence de la classe.</w:t>
            </w:r>
          </w:p>
        </w:tc>
      </w:tr>
      <w:tr w:rsidR="00E91072" w:rsidRPr="001D2A06" w14:paraId="0D7BC60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6DD9E43"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0D54D2" w14:textId="77777777" w:rsidR="00E91072" w:rsidRPr="001D2A06" w:rsidRDefault="00E91072" w:rsidP="006979C8">
            <w:r w:rsidRPr="001D2A06">
              <w:t>La description d'une catégorie d'artiste est une chaine de caractères permettant de décrire en détail une occurrence de la classe. Il est de type text et ne possède pas de format particulier, sa présence est obligatoire.</w:t>
            </w:r>
          </w:p>
        </w:tc>
      </w:tr>
    </w:tbl>
    <w:p w14:paraId="60687D77" w14:textId="77777777" w:rsidR="00E91072" w:rsidRDefault="00E91072" w:rsidP="00E91072"/>
    <w:p w14:paraId="23A21B4B" w14:textId="77777777" w:rsidR="00E91072" w:rsidRDefault="00E91072" w:rsidP="00E91072"/>
    <w:p w14:paraId="1CFDD6A7" w14:textId="77777777" w:rsidR="00E91072" w:rsidRDefault="00E91072" w:rsidP="00E91072"/>
    <w:p w14:paraId="5120864E" w14:textId="77777777" w:rsidR="00E91072" w:rsidRDefault="00E91072" w:rsidP="00E91072"/>
    <w:p w14:paraId="67CD3CAB" w14:textId="77777777" w:rsidR="00E91072" w:rsidRDefault="00E91072" w:rsidP="00E91072"/>
    <w:p w14:paraId="479D6043" w14:textId="77777777" w:rsidR="00E91072" w:rsidRDefault="00E91072" w:rsidP="00E91072"/>
    <w:p w14:paraId="7B82B2A4" w14:textId="77777777" w:rsidR="00E91072" w:rsidRDefault="00E91072" w:rsidP="00E91072"/>
    <w:p w14:paraId="600C48A5" w14:textId="77777777" w:rsidR="00E91072" w:rsidRDefault="00E91072" w:rsidP="00E91072"/>
    <w:p w14:paraId="524BC093" w14:textId="77777777" w:rsidR="00E91072" w:rsidRDefault="00E91072" w:rsidP="00E91072"/>
    <w:p w14:paraId="3F27B10D" w14:textId="77777777" w:rsidR="00E91072" w:rsidRDefault="00E91072" w:rsidP="00E91072"/>
    <w:p w14:paraId="70C01DE8" w14:textId="77777777" w:rsidR="00E91072" w:rsidRDefault="00E91072" w:rsidP="00E91072"/>
    <w:p w14:paraId="1548337D" w14:textId="77777777" w:rsidR="00E91072" w:rsidRDefault="00E91072" w:rsidP="00E91072"/>
    <w:p w14:paraId="0DEBEC99" w14:textId="77777777" w:rsidR="00E91072" w:rsidRDefault="00E91072" w:rsidP="00E91072"/>
    <w:p w14:paraId="2EE0672D" w14:textId="77777777" w:rsidR="00E91072" w:rsidRDefault="00E91072" w:rsidP="00E91072"/>
    <w:p w14:paraId="71E2E8A9"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560"/>
        <w:gridCol w:w="7976"/>
      </w:tblGrid>
      <w:tr w:rsidR="00E91072" w:rsidRPr="001D2A06" w14:paraId="3B22E3C2"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90487E4" w14:textId="77777777" w:rsidR="00E91072" w:rsidRPr="001D2A06" w:rsidRDefault="00E91072" w:rsidP="006979C8">
            <w:r w:rsidRPr="001D2A06">
              <w:lastRenderedPageBreak/>
              <w:t>Engagement</w:t>
            </w:r>
          </w:p>
        </w:tc>
        <w:tc>
          <w:tcPr>
            <w:tcW w:w="7976"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DDE1045" w14:textId="7E72A6C2" w:rsidR="00E91072" w:rsidRPr="001D2A06" w:rsidRDefault="00E91072" w:rsidP="00B90104">
            <w:r w:rsidRPr="001D2A06">
              <w:t>Un engagement est une entente prise entre un diffuseur et une agence. (Par exemple sur l'heure d'un évènement</w:t>
            </w:r>
            <w:r w:rsidR="00691821">
              <w:t xml:space="preserve">). </w:t>
            </w:r>
            <w:r w:rsidRPr="001D2A06">
              <w:t>Une occurrence de la classe engagement peut être créée, modifiée en tout temps.</w:t>
            </w:r>
          </w:p>
        </w:tc>
      </w:tr>
      <w:tr w:rsidR="00E91072" w:rsidRPr="001D2A06" w14:paraId="72D3A141"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4886843" w14:textId="77777777" w:rsidR="00E91072" w:rsidRPr="001D2A06" w:rsidRDefault="00E91072" w:rsidP="006979C8">
            <w:r w:rsidRPr="001D2A06">
              <w:t>noEngagement</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14A390" w14:textId="77777777" w:rsidR="00E91072" w:rsidRPr="001D2A06" w:rsidRDefault="00E91072" w:rsidP="006979C8">
            <w:r w:rsidRPr="001D2A06">
              <w:t>NoEngagement est un entier (int) auto-incrémenté permettant d'identifier de manière unique un engagement dans la base de données. Sa présence est obligatoire</w:t>
            </w:r>
          </w:p>
        </w:tc>
      </w:tr>
      <w:tr w:rsidR="00E91072" w:rsidRPr="001D2A06" w14:paraId="3500628F"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BDE2191" w14:textId="77777777" w:rsidR="00E91072" w:rsidRPr="001D2A06" w:rsidRDefault="00E91072" w:rsidP="006979C8">
            <w:r w:rsidRPr="001D2A06">
              <w:t>description</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3BA8154" w14:textId="77777777" w:rsidR="00E91072" w:rsidRPr="001D2A06" w:rsidRDefault="00E91072" w:rsidP="006979C8">
            <w:r w:rsidRPr="001D2A06">
              <w:t>Le champ description est une chaine de caractères permettant de stocker toutes informations ou détails concernant un engagement. Il  est de type Text et sa présence n'est pas obligatoire.</w:t>
            </w:r>
          </w:p>
        </w:tc>
      </w:tr>
      <w:tr w:rsidR="00E91072" w:rsidRPr="001D2A06" w14:paraId="46FB7FC3"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AD1E921" w14:textId="77777777" w:rsidR="00E91072" w:rsidRPr="001D2A06" w:rsidRDefault="00E91072" w:rsidP="006979C8">
            <w:r>
              <w:t>d</w:t>
            </w:r>
            <w:r w:rsidRPr="001D2A06">
              <w:t>ate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1E98762" w14:textId="77777777" w:rsidR="00E91072" w:rsidRPr="001D2A06" w:rsidRDefault="00E91072" w:rsidP="006979C8">
            <w:r w:rsidRPr="001D2A06">
              <w:t>Le champ date est une entrée de type Date permettant d'identifier la date à laquelle un engagement devra être respecté. Il peut être null si aucune date n'a encore été convenue.</w:t>
            </w:r>
          </w:p>
        </w:tc>
      </w:tr>
      <w:tr w:rsidR="00E91072" w:rsidRPr="001D2A06" w14:paraId="5BEBF1D8"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961286B" w14:textId="77777777" w:rsidR="00E91072" w:rsidRPr="001D2A06" w:rsidRDefault="00E91072" w:rsidP="006979C8">
            <w:r w:rsidRPr="001D2A06">
              <w:t>heure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F585CC6" w14:textId="77777777" w:rsidR="00E91072" w:rsidRPr="001D2A06" w:rsidRDefault="00E91072" w:rsidP="006979C8">
            <w:r w:rsidRPr="001D2A06">
              <w:t>Le champ heure est une entrée de type Time permettant de déterminer l'heure à laquelle un engagement devra être respecté. Il peut être null si aucune heure n'a été spécifié ou si l'engagement en question ne prend pas en charge cela.</w:t>
            </w:r>
          </w:p>
        </w:tc>
      </w:tr>
      <w:tr w:rsidR="00E91072" w:rsidRPr="001D2A06" w14:paraId="7B562CA6"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5A9C41D" w14:textId="77777777" w:rsidR="00E91072" w:rsidRPr="001D2A06" w:rsidRDefault="00E91072" w:rsidP="006979C8">
            <w:r w:rsidRPr="001D2A06">
              <w:t>commentaire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D53B70" w14:textId="77777777" w:rsidR="00E91072" w:rsidRPr="001D2A06" w:rsidRDefault="00E91072" w:rsidP="006979C8">
            <w:r w:rsidRPr="001D2A06">
              <w:t>Le champ commentaire est une chaine de caractères de type Text permettant à l'utilisateur de stocker toutes informations supplémentaires dans la base de données. Sa présence n'est pas obligatoire.</w:t>
            </w:r>
          </w:p>
        </w:tc>
      </w:tr>
      <w:tr w:rsidR="00E91072" w:rsidRPr="001D2A06" w14:paraId="6CBB74A3"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FBCAE6" w14:textId="77777777" w:rsidR="00E91072" w:rsidRPr="001D2A06" w:rsidRDefault="00E91072" w:rsidP="006979C8">
            <w:r>
              <w:t>nature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DA3B74A" w14:textId="77777777" w:rsidR="00E91072" w:rsidRPr="001D2A06" w:rsidRDefault="00E91072" w:rsidP="006979C8">
            <w:r w:rsidRPr="001D2A06">
              <w:t>Le champ nature est une chaine de caractères de type varchar(50) permettant de définir le type exact de l'engagement. Exemple : Levée de fonds. Sa présence est obligatoire</w:t>
            </w:r>
          </w:p>
        </w:tc>
      </w:tr>
      <w:tr w:rsidR="00E91072" w:rsidRPr="001D2A06" w14:paraId="5FF60649"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E767A7D" w14:textId="2CFA7321" w:rsidR="00E91072" w:rsidRPr="001D2A06" w:rsidRDefault="00D90D8C" w:rsidP="006979C8">
            <w:r>
              <w:t>dure</w:t>
            </w:r>
            <w:r w:rsidR="00E91072">
              <w:t>e</w:t>
            </w:r>
            <w:r w:rsidR="00E91072" w:rsidRPr="001D2A06">
              <w:t xml:space="preserve"> </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45EF31" w14:textId="4CD50DA0" w:rsidR="00E91072" w:rsidRPr="001D2A06" w:rsidRDefault="00E91072" w:rsidP="00D90D8C">
            <w:r w:rsidRPr="001D2A06">
              <w:t>Le champ dur</w:t>
            </w:r>
            <w:r w:rsidR="00D90D8C">
              <w:t>e</w:t>
            </w:r>
            <w:r>
              <w:t>e</w:t>
            </w:r>
            <w:r w:rsidRPr="001D2A06">
              <w:t xml:space="preserve"> est une chaine de caractères de type varchar(6) permettant de déterminer le temps de validité d'un engagement. Il se compose ainsi : 3H40. Sa présence est obligatoire</w:t>
            </w:r>
          </w:p>
        </w:tc>
      </w:tr>
      <w:tr w:rsidR="00E91072" w:rsidRPr="001D2A06" w14:paraId="35565757"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C5C1667" w14:textId="77777777" w:rsidR="00E91072" w:rsidRPr="001D2A06" w:rsidRDefault="00E91072" w:rsidP="006979C8">
            <w:r>
              <w:t xml:space="preserve">lieu </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3D45F3B" w14:textId="77777777" w:rsidR="00E91072" w:rsidRPr="001D2A06" w:rsidRDefault="00E91072" w:rsidP="006979C8">
            <w:r w:rsidRPr="001D2A06">
              <w:t>Le champ lieu est une chaine de caractères de type Text permettant d'identifier l'endroit de validité d'un engagement. Il n'a pas de format précis et sa présence est obligatoire.</w:t>
            </w:r>
          </w:p>
        </w:tc>
      </w:tr>
      <w:tr w:rsidR="00B02F8C" w:rsidRPr="001D2A06" w14:paraId="360B1009"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2D1F9062" w14:textId="6172E6C9" w:rsidR="00B02F8C" w:rsidRDefault="00B02F8C" w:rsidP="006979C8">
            <w:r>
              <w:t>descriptionCourte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2EF2DCBD" w14:textId="154F31D5" w:rsidR="00B02F8C" w:rsidRPr="001D2A06" w:rsidRDefault="00B02F8C" w:rsidP="006979C8">
            <w:r>
              <w:t>Résumé cours de la description qui va être affichée sur le contrat.</w:t>
            </w:r>
            <w:r w:rsidR="00447444">
              <w:t xml:space="preserve"> Sa présence est obligatoire.</w:t>
            </w:r>
          </w:p>
        </w:tc>
      </w:tr>
    </w:tbl>
    <w:p w14:paraId="4C6176A7" w14:textId="77777777" w:rsidR="00E91072" w:rsidRDefault="00E91072" w:rsidP="00E91072"/>
    <w:p w14:paraId="5211BA89" w14:textId="77777777" w:rsidR="00E91072" w:rsidRDefault="00E91072" w:rsidP="00E91072"/>
    <w:p w14:paraId="0D2DF9C2" w14:textId="77777777" w:rsidR="00E91072" w:rsidRDefault="00E91072" w:rsidP="00E91072"/>
    <w:p w14:paraId="37D32EBD" w14:textId="77777777" w:rsidR="00E91072" w:rsidRDefault="00E91072" w:rsidP="00E91072"/>
    <w:p w14:paraId="3BB4E965" w14:textId="77777777" w:rsidR="00E91072" w:rsidRDefault="00E91072" w:rsidP="00E91072"/>
    <w:p w14:paraId="266A8E47"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17F01F26" w14:textId="77777777" w:rsidTr="006979C8">
        <w:trPr>
          <w:trHeight w:val="85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0E0F150" w14:textId="77777777" w:rsidR="00E91072" w:rsidRPr="001D2A06" w:rsidRDefault="00E91072" w:rsidP="006979C8">
            <w:r w:rsidRPr="001D2A06">
              <w:t>Contrat</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30967AC2" w14:textId="335E236A" w:rsidR="00E91072" w:rsidRPr="001D2A06" w:rsidRDefault="00E91072" w:rsidP="00703415">
            <w:r w:rsidRPr="001D2A06">
              <w:t>Un contrat est la représentation d'une entente entre un diffuseur et une agence concernant un évènement.</w:t>
            </w:r>
            <w:r w:rsidRPr="001D2A06">
              <w:br/>
              <w:t xml:space="preserve">On peut créer une occurrence de la classe contrat s'il y a au moins une agence qui </w:t>
            </w:r>
            <w:r w:rsidR="00703415">
              <w:t>fait affaire avec un diffuseur. Il n’est pas supprimable. Il est modifiable seulement s’il n’est pas terminé.</w:t>
            </w:r>
          </w:p>
        </w:tc>
      </w:tr>
      <w:tr w:rsidR="00E91072" w:rsidRPr="001D2A06" w14:paraId="4B4E66E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1E7B0E5" w14:textId="77777777" w:rsidR="00E91072" w:rsidRPr="001D2A06" w:rsidRDefault="00E91072" w:rsidP="006979C8">
            <w:r w:rsidRPr="001D2A06">
              <w:t>noContrat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07A34F4" w14:textId="77777777" w:rsidR="00E91072" w:rsidRPr="001D2A06" w:rsidRDefault="00E91072" w:rsidP="006979C8">
            <w:r w:rsidRPr="001D2A06">
              <w:t>noContrat permet d'identifier uniquement un contrat et il est obligatoire. c'est un Varchar de longueur 50 et son format est un standard de l'entreprise: XX-999.</w:t>
            </w:r>
          </w:p>
        </w:tc>
      </w:tr>
      <w:tr w:rsidR="00E91072" w:rsidRPr="001D2A06" w14:paraId="2293FE1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CEAC33" w14:textId="77777777" w:rsidR="00E91072" w:rsidRPr="001D2A06" w:rsidRDefault="00E91072" w:rsidP="006979C8">
            <w:r w:rsidRPr="001D2A06">
              <w:t>lieu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8B0D2CE" w14:textId="77777777" w:rsidR="00E91072" w:rsidRPr="001D2A06" w:rsidRDefault="00E91072" w:rsidP="006979C8">
            <w:r w:rsidRPr="001D2A06">
              <w:t>Ce champ définit l'enviro</w:t>
            </w:r>
            <w:r>
              <w:t>nn</w:t>
            </w:r>
            <w:r w:rsidRPr="001D2A06">
              <w:t>ement dans lequel l'évènement aura lieu. il peut être null si le contrat n'est pas encore signé. Par contre lorsque le contrat est signé ce champ devient obligatoire. Il est de type Text.</w:t>
            </w:r>
          </w:p>
        </w:tc>
      </w:tr>
      <w:tr w:rsidR="00E91072" w:rsidRPr="001D2A06" w14:paraId="2C90549D"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882069"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B502460" w14:textId="77777777" w:rsidR="00E91072" w:rsidRPr="001D2A06" w:rsidRDefault="00E91072" w:rsidP="006979C8">
            <w:r w:rsidRPr="001D2A06">
              <w:t>Ce champ permet de trouver facilement le contrat dans la base de données. Il est de type varchar de longueur 50. Sa présence n'est pas obligatoire</w:t>
            </w:r>
          </w:p>
        </w:tc>
      </w:tr>
      <w:tr w:rsidR="00E91072" w:rsidRPr="001D2A06" w14:paraId="3A6311B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0AC76E"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09189E0" w14:textId="77777777" w:rsidR="00E91072" w:rsidRPr="001D2A06" w:rsidRDefault="00E91072" w:rsidP="006979C8">
            <w:r w:rsidRPr="001D2A06">
              <w:t>La description d'un contrat est une chaine de caractères permettant de décrire en détail une occurrence de la classe. Il est de type text et ne possède pas de format particulier, sa présence est obligatoire.</w:t>
            </w:r>
          </w:p>
        </w:tc>
      </w:tr>
      <w:tr w:rsidR="00E91072" w:rsidRPr="001D2A06" w14:paraId="0AC9A22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5AB944B"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64A98F" w14:textId="77777777" w:rsidR="00E91072" w:rsidRPr="001D2A06" w:rsidRDefault="00E91072" w:rsidP="006979C8">
            <w:r w:rsidRPr="001D2A06">
              <w:t>Le champ commentaire est une chaine de caractères de type Text permettant à l'utilisateur d'enregistrer dans la base de données toutes les informations qu'il désire. Sa présence n'est pas obligatoire et il n'a pas de format précis</w:t>
            </w:r>
          </w:p>
        </w:tc>
      </w:tr>
    </w:tbl>
    <w:p w14:paraId="745E656B" w14:textId="77777777" w:rsidR="00E91072" w:rsidRDefault="00E91072" w:rsidP="00E91072"/>
    <w:p w14:paraId="64659D00" w14:textId="77777777" w:rsidR="00E91072" w:rsidRDefault="00E91072" w:rsidP="00E91072"/>
    <w:p w14:paraId="2944EED4" w14:textId="77777777" w:rsidR="00E91072" w:rsidRDefault="00E91072" w:rsidP="00E91072"/>
    <w:p w14:paraId="548B0F16" w14:textId="77777777" w:rsidR="00E91072" w:rsidRDefault="00E91072" w:rsidP="00E91072"/>
    <w:p w14:paraId="75CE9130" w14:textId="77777777" w:rsidR="00E91072" w:rsidRDefault="00E91072" w:rsidP="00E91072"/>
    <w:p w14:paraId="10A4C23F" w14:textId="77777777" w:rsidR="00E91072" w:rsidRDefault="00E91072" w:rsidP="00E91072"/>
    <w:p w14:paraId="1BBC9C44" w14:textId="77777777" w:rsidR="00E91072" w:rsidRDefault="00E91072" w:rsidP="00E91072"/>
    <w:p w14:paraId="2DC3AB14" w14:textId="77777777" w:rsidR="00E91072" w:rsidRDefault="00E91072" w:rsidP="00E91072"/>
    <w:p w14:paraId="4686F7F4" w14:textId="77777777" w:rsidR="00E91072" w:rsidRDefault="00E91072" w:rsidP="00E91072"/>
    <w:p w14:paraId="42E335BD"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DF60B02" w14:textId="77777777" w:rsidTr="006979C8">
        <w:trPr>
          <w:trHeight w:val="1170"/>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191754B" w14:textId="77777777" w:rsidR="00E91072" w:rsidRPr="001D2A06" w:rsidRDefault="00E91072" w:rsidP="006979C8">
            <w:r w:rsidRPr="001D2A06">
              <w:t>Exigence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644D8BB8" w14:textId="235F478D" w:rsidR="00E91072" w:rsidRPr="001D2A06" w:rsidRDefault="00E91072" w:rsidP="006979C8">
            <w:r w:rsidRPr="001D2A06">
              <w:t>Une Exigence est une contrainte définie lors de la création d'un contrat. L'agence définie une exigence et le responsable du diffuse</w:t>
            </w:r>
            <w:r>
              <w:t>ur décide s'il l'accepte ou non</w:t>
            </w:r>
            <w:r w:rsidR="00270A9E">
              <w:t xml:space="preserve"> Comme par exemple : le transport, l’hébergement, la sonorisation..</w:t>
            </w:r>
            <w:r w:rsidRPr="001D2A06">
              <w:t>. Elle peut être supprimée ou modifiée sur demande de l'agence ou du diffuseur.</w:t>
            </w:r>
          </w:p>
        </w:tc>
      </w:tr>
      <w:tr w:rsidR="00E91072" w:rsidRPr="001D2A06" w14:paraId="13F382C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10F430" w14:textId="77777777" w:rsidR="00E91072" w:rsidRPr="001D2A06" w:rsidRDefault="00E91072" w:rsidP="006979C8">
            <w:r w:rsidRPr="001D2A06">
              <w:t>noExigence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C74B293" w14:textId="77777777" w:rsidR="00E91072" w:rsidRPr="001D2A06" w:rsidRDefault="00E91072" w:rsidP="006979C8">
            <w:r w:rsidRPr="001D2A06">
              <w:t>Le champ noExigence est un entier (int) auto-incrémenté permettant d'identifier de manière unique une exigence dans la base de données. Sa présence est obligatoire.</w:t>
            </w:r>
          </w:p>
        </w:tc>
      </w:tr>
      <w:tr w:rsidR="00E91072" w:rsidRPr="001D2A06" w14:paraId="3621FCE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ECC9CE"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A06E8E9" w14:textId="77777777" w:rsidR="00E91072" w:rsidRPr="001D2A06" w:rsidRDefault="00E91072" w:rsidP="006979C8">
            <w:r w:rsidRPr="001D2A06">
              <w:t>Le champ nom est une chaine de caractères de type varchar(20) permettant de retrouver plus facilement une exigence dans la base de données et de la rendre interprétable par un humain. Elle peut être par exemple : repas, transport etc. Sa présence est obligatoire.</w:t>
            </w:r>
          </w:p>
        </w:tc>
      </w:tr>
      <w:tr w:rsidR="00E91072" w:rsidRPr="001D2A06" w14:paraId="6ACB2FD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0EFDD9E"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D15DCFA" w14:textId="77777777" w:rsidR="00E91072" w:rsidRPr="001D2A06" w:rsidRDefault="00E91072" w:rsidP="006979C8">
            <w:r w:rsidRPr="001D2A06">
              <w:t>Le champ description est une chaine de caractères de type Text permettant de stocker toutes informations ou détails au sujet de l'exigence dans la base de données. Sa présence n'est pas obligatoire.</w:t>
            </w:r>
          </w:p>
        </w:tc>
      </w:tr>
      <w:tr w:rsidR="00E91072" w:rsidRPr="001D2A06" w14:paraId="6ADDC01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F7672F" w14:textId="77777777" w:rsidR="00E91072" w:rsidRPr="001D2A06" w:rsidRDefault="00E91072" w:rsidP="006979C8">
            <w:r w:rsidRPr="001D2A06">
              <w:t>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13E3757" w14:textId="77777777" w:rsidR="00E91072" w:rsidRPr="001D2A06" w:rsidRDefault="00E91072" w:rsidP="006979C8">
            <w:r w:rsidRPr="001D2A06">
              <w:t>Le champ statut est une chaine de caractères de type varchar(50) permettant de déterminer l'état de l'exigence. Sa présence est obligatoire.</w:t>
            </w:r>
          </w:p>
        </w:tc>
      </w:tr>
      <w:tr w:rsidR="00E91072" w:rsidRPr="001D2A06" w14:paraId="3A89A19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81F6176" w14:textId="77777777" w:rsidR="00E91072" w:rsidRPr="001D2A06" w:rsidRDefault="00E91072" w:rsidP="006979C8">
            <w:r w:rsidRPr="001D2A06">
              <w:t>date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EAD8BD" w14:textId="77777777" w:rsidR="00E91072" w:rsidRPr="001D2A06" w:rsidRDefault="00E91072" w:rsidP="006979C8">
            <w:r w:rsidRPr="001D2A06">
              <w:t>date permet de stocker la date à laquelle l'exigence a été approuvée. Elle est de type date et peut être nulle si l'exigence n'est pas encore approuvée.</w:t>
            </w:r>
          </w:p>
        </w:tc>
      </w:tr>
      <w:tr w:rsidR="00E91072" w:rsidRPr="001D2A06" w14:paraId="18413A32"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087937" w14:textId="77777777" w:rsidR="00E91072" w:rsidRPr="001D2A06" w:rsidRDefault="00E91072" w:rsidP="006979C8">
            <w:r w:rsidRPr="001D2A06">
              <w:t>montant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91F13A3" w14:textId="48B797F1" w:rsidR="00E91072" w:rsidRPr="001D2A06" w:rsidRDefault="00E91072" w:rsidP="006979C8">
            <w:r w:rsidRPr="001D2A06">
              <w:t>Le champ montant est un décimal permettant de déterminer le montant d'argent relié à une ex</w:t>
            </w:r>
            <w:r w:rsidR="00E72F76">
              <w:t>igence. Il se compose ainsi : 2,</w:t>
            </w:r>
            <w:r w:rsidRPr="001D2A06">
              <w:t>34. Sa présence est obligatoire.</w:t>
            </w:r>
          </w:p>
        </w:tc>
      </w:tr>
      <w:tr w:rsidR="00E91072" w:rsidRPr="001D2A06" w14:paraId="6F42D2B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624BCF"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B030E27" w14:textId="77777777" w:rsidR="00E91072" w:rsidRPr="001D2A06" w:rsidRDefault="00E91072" w:rsidP="006979C8">
            <w:r w:rsidRPr="001D2A06">
              <w:t>Le champ commentaire permet de stocker toutes les informations voulues par l'utilisateur dans la base de données. Il est de type Text et sa présence n'est pas obligatoire.</w:t>
            </w:r>
          </w:p>
        </w:tc>
      </w:tr>
      <w:tr w:rsidR="00B02F8C" w:rsidRPr="001D2A06" w14:paraId="7B91B8F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41900974" w14:textId="1A378542" w:rsidR="00B02F8C" w:rsidRPr="001D2A06" w:rsidRDefault="00447444" w:rsidP="006979C8">
            <w:r>
              <w:t>descriptionCourte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4DC78DA4" w14:textId="4C1FF4FE" w:rsidR="00B02F8C" w:rsidRPr="001D2A06" w:rsidRDefault="00B02F8C" w:rsidP="006979C8">
            <w:r>
              <w:t>La description courte qui est celle qui va être affichée sur le contrat.</w:t>
            </w:r>
            <w:r w:rsidR="00447444">
              <w:t xml:space="preserve"> Sa présence est obligatoire.</w:t>
            </w:r>
          </w:p>
        </w:tc>
      </w:tr>
    </w:tbl>
    <w:p w14:paraId="719AD40D" w14:textId="77777777" w:rsidR="00E91072" w:rsidRDefault="00E91072" w:rsidP="00E91072"/>
    <w:p w14:paraId="5BC5F6A0" w14:textId="77777777" w:rsidR="00E91072" w:rsidRDefault="00E91072" w:rsidP="00E91072"/>
    <w:p w14:paraId="5493345C" w14:textId="77777777" w:rsidR="00E91072" w:rsidRDefault="00E91072" w:rsidP="00E91072"/>
    <w:p w14:paraId="2E4C9E44" w14:textId="77777777" w:rsidR="00E91072" w:rsidRDefault="00E91072" w:rsidP="00E91072"/>
    <w:p w14:paraId="4C605F4F" w14:textId="77777777" w:rsidR="00E91072" w:rsidRDefault="00E91072" w:rsidP="00E91072"/>
    <w:p w14:paraId="283533EA" w14:textId="77777777" w:rsidR="00E91072" w:rsidRDefault="00E91072" w:rsidP="00E91072"/>
    <w:p w14:paraId="1C156629" w14:textId="77777777" w:rsidR="00E91072" w:rsidRDefault="00E91072" w:rsidP="00E91072"/>
    <w:p w14:paraId="4BD1483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2BEA753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36CD769F" w14:textId="77777777" w:rsidR="00E91072" w:rsidRPr="001D2A06" w:rsidRDefault="00E91072" w:rsidP="006979C8">
            <w:r w:rsidRPr="001D2A06">
              <w:t>Adresse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34C9485" w14:textId="6B684619" w:rsidR="00E91072" w:rsidRPr="001D2A06" w:rsidRDefault="001E6E52" w:rsidP="006979C8">
            <w:r>
              <w:t>Une adresse permet d'connaitre</w:t>
            </w:r>
            <w:r w:rsidR="00E91072" w:rsidRPr="001D2A06">
              <w:t xml:space="preserve"> autrement que par un nom une agence avec qui l'utilisateur fait affaire. Pour créer une occurrence de cette classe et l'associé </w:t>
            </w:r>
            <w:r w:rsidR="00EF5380" w:rsidRPr="001D2A06">
              <w:t>à</w:t>
            </w:r>
            <w:r w:rsidR="00E91072" w:rsidRPr="001D2A06">
              <w:t xml:space="preserve"> une agence, l'agence en question doit déjà être enregistré dans la base de données. Il est possible de la modifier à n'importe quel moment.</w:t>
            </w:r>
          </w:p>
        </w:tc>
      </w:tr>
      <w:tr w:rsidR="00E91072" w:rsidRPr="001D2A06" w14:paraId="6673D2A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A013C7" w14:textId="77777777" w:rsidR="00E91072" w:rsidRPr="001D2A06" w:rsidRDefault="00E91072" w:rsidP="006979C8">
            <w:r w:rsidRPr="001D2A06">
              <w:t>noAdresse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23A4BE" w14:textId="77777777" w:rsidR="00E91072" w:rsidRPr="001D2A06" w:rsidRDefault="00E91072" w:rsidP="006979C8">
            <w:r w:rsidRPr="001D2A06">
              <w:t>NoAdresse est un champ permettant d'identifier uniquement une adresse à l'intérieur de la base de données. Il est de type integer(auto-incrémenté) est n'a pas de format particulier. Sa présence est obligatoire.</w:t>
            </w:r>
          </w:p>
        </w:tc>
      </w:tr>
      <w:tr w:rsidR="00E91072" w:rsidRPr="001D2A06" w14:paraId="0C77CF2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6460E1" w14:textId="77777777" w:rsidR="00E91072" w:rsidRPr="001D2A06" w:rsidRDefault="00E91072" w:rsidP="006979C8">
            <w:r w:rsidRPr="001D2A06">
              <w:t>ville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E54AEB" w14:textId="77777777" w:rsidR="00E91072" w:rsidRPr="001D2A06" w:rsidRDefault="00E91072" w:rsidP="006979C8">
            <w:r w:rsidRPr="001D2A06">
              <w:t>Le champ ville est une chaine de caractères permettant d'identifier la commune ou se trouve l'agence. Il est de type varchar(20) et n'a pas de format particulier. Sa présence est obligatoire.</w:t>
            </w:r>
          </w:p>
        </w:tc>
      </w:tr>
      <w:tr w:rsidR="00E91072" w:rsidRPr="001D2A06" w14:paraId="15A67A2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B538E7E" w14:textId="77777777" w:rsidR="00E91072" w:rsidRPr="001D2A06" w:rsidRDefault="00E91072" w:rsidP="006979C8">
            <w:r w:rsidRPr="001D2A06">
              <w:t>codePostal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8E6ADC" w14:textId="77777777" w:rsidR="00E91072" w:rsidRPr="001D2A06" w:rsidRDefault="00E91072" w:rsidP="006979C8">
            <w:r w:rsidRPr="001D2A06">
              <w:t>Le code postal est une chaine de caractères de type varchar(6) permettant de compléter l'adresse courrier d'une agence. Sa présence est obligatoire.</w:t>
            </w:r>
          </w:p>
        </w:tc>
      </w:tr>
      <w:tr w:rsidR="00E91072" w:rsidRPr="001D2A06" w14:paraId="687D081D"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EA7EF60" w14:textId="6A29A349" w:rsidR="00E91072" w:rsidRPr="001D2A06" w:rsidRDefault="00562350" w:rsidP="006979C8">
            <w:r>
              <w:t>p</w:t>
            </w:r>
            <w:r w:rsidR="00E91072" w:rsidRPr="001D2A06">
              <w:t>rovince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B96EFDE" w14:textId="71A88B0D" w:rsidR="00E91072" w:rsidRPr="001D2A06" w:rsidRDefault="00E91072" w:rsidP="006979C8">
            <w:r w:rsidRPr="001D2A06">
              <w:t xml:space="preserve">La province est un champ de type varchar(2) qui permet d'identifier par des </w:t>
            </w:r>
            <w:r w:rsidR="0001752D" w:rsidRPr="001D2A06">
              <w:t>initiales</w:t>
            </w:r>
            <w:r w:rsidRPr="001D2A06">
              <w:t xml:space="preserve"> la partie du pays où se trouve l'agence. Sa présence est obligatoire. Exemple d'entrée : QC, ON</w:t>
            </w:r>
            <w:r w:rsidR="0001752D" w:rsidRPr="001D2A06">
              <w:t>, NB</w:t>
            </w:r>
            <w:r w:rsidRPr="001D2A06">
              <w:t xml:space="preserve"> etc.</w:t>
            </w:r>
          </w:p>
        </w:tc>
      </w:tr>
      <w:tr w:rsidR="00E91072" w:rsidRPr="001D2A06" w14:paraId="359BA22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FAD331A" w14:textId="7EF4EFEA" w:rsidR="00E91072" w:rsidRPr="001D2A06" w:rsidRDefault="00562350" w:rsidP="006979C8">
            <w:r>
              <w:t>pays</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8E3BDE" w14:textId="1E58AD4E" w:rsidR="00E91072" w:rsidRPr="001D2A06" w:rsidRDefault="008D6F6B" w:rsidP="008D6F6B">
            <w:r>
              <w:t>Le</w:t>
            </w:r>
            <w:r w:rsidR="00E91072" w:rsidRPr="001D2A06">
              <w:t xml:space="preserve"> pays est une chaine de caractères permettant d'identifier le pays où se trouve l'agence afin encore une fois de compléter l'adresse postale de celle</w:t>
            </w:r>
            <w:r>
              <w:t xml:space="preserve">-ci. Il est de type varchar(20). Pour l’instant le festival fait juste affaire avec les agences du Canada par conséquent le champ aura juste une valeur qui est le Canada et sera en lecture seul. </w:t>
            </w:r>
            <w:r w:rsidR="00E91072" w:rsidRPr="001D2A06">
              <w:t>Sa présence est obligatoire.</w:t>
            </w:r>
          </w:p>
        </w:tc>
      </w:tr>
      <w:tr w:rsidR="00E91072" w:rsidRPr="001D2A06" w14:paraId="710E1F0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EA92264" w14:textId="77777777" w:rsidR="00E91072" w:rsidRPr="001D2A06" w:rsidRDefault="00E91072" w:rsidP="006979C8">
            <w:r w:rsidRPr="001D2A06">
              <w:t>telBureau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99916D8" w14:textId="77777777" w:rsidR="00E91072" w:rsidRPr="001D2A06" w:rsidRDefault="00E91072" w:rsidP="006979C8">
            <w:r w:rsidRPr="001D2A06">
              <w:t>Le champ telMobile est une chaine de caractères permettant d'identifier un numéro de téléphone résidentiel de l'agence. Il est de format varchar(15) et se compose ainsi : 123-456-7890. Sa présence est obligatoire.</w:t>
            </w:r>
          </w:p>
        </w:tc>
      </w:tr>
      <w:tr w:rsidR="00E91072" w:rsidRPr="001D2A06" w14:paraId="1B4C73F5"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5C84E97" w14:textId="77777777" w:rsidR="00E91072" w:rsidRPr="001D2A06" w:rsidRDefault="00E91072" w:rsidP="006979C8">
            <w:r w:rsidRPr="001D2A06">
              <w:t>telCellulaire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07BDFFB" w14:textId="77777777" w:rsidR="00E91072" w:rsidRPr="001D2A06" w:rsidRDefault="00E91072" w:rsidP="006979C8">
            <w:r w:rsidRPr="001D2A06">
              <w:t>Le champ telCellulaire est une chaine de caractères permettant d'identifier un numéro de téléphone mobile appartenant à l'agence (ou à un représentant), il est de type varchar(15) est ce compose ainsi : 123-456-7890. Sa présence est obligatoire.</w:t>
            </w:r>
          </w:p>
        </w:tc>
      </w:tr>
      <w:tr w:rsidR="00E91072" w:rsidRPr="001D2A06" w14:paraId="6DCCED4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F093453" w14:textId="4378B305" w:rsidR="00E91072" w:rsidRPr="001D2A06" w:rsidRDefault="00562350" w:rsidP="006979C8">
            <w:r>
              <w:t>e</w:t>
            </w:r>
            <w:r w:rsidR="00E91072" w:rsidRPr="008F19BE">
              <w:t>xtension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294870" w14:textId="210DC910" w:rsidR="00E91072" w:rsidRPr="001D2A06" w:rsidRDefault="00E91072" w:rsidP="006979C8">
            <w:r w:rsidRPr="001D2A06">
              <w:t xml:space="preserve">L'extension est une chaine de caractères de type varchar(5) </w:t>
            </w:r>
            <w:r w:rsidR="001F5344">
              <w:t xml:space="preserve">qui représente le numéro de poste </w:t>
            </w:r>
            <w:r w:rsidRPr="001D2A06">
              <w:t>et se form</w:t>
            </w:r>
            <w:r w:rsidR="0001752D">
              <w:t xml:space="preserve">e ainsi : 85 (par exemple). Sa </w:t>
            </w:r>
            <w:r w:rsidRPr="001D2A06">
              <w:t>présence est obligatoire</w:t>
            </w:r>
          </w:p>
        </w:tc>
      </w:tr>
    </w:tbl>
    <w:p w14:paraId="69B832C8" w14:textId="77777777" w:rsidR="00E91072" w:rsidRDefault="00E91072" w:rsidP="00E91072"/>
    <w:p w14:paraId="5A810915" w14:textId="77777777" w:rsidR="00E91072" w:rsidRDefault="00E91072" w:rsidP="00E91072"/>
    <w:p w14:paraId="23465015" w14:textId="77777777" w:rsidR="00E91072" w:rsidRDefault="00E91072" w:rsidP="00E91072"/>
    <w:p w14:paraId="5B7B0D38" w14:textId="77777777" w:rsidR="00E91072" w:rsidRDefault="00E91072" w:rsidP="00E91072"/>
    <w:p w14:paraId="1AB70426"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772BFAB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7A26E15F" w14:textId="77777777" w:rsidR="00E91072" w:rsidRPr="001D2A06" w:rsidRDefault="00E91072" w:rsidP="006979C8">
            <w:r w:rsidRPr="001D2A06">
              <w:t>Agence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0A0E2DC" w14:textId="7EDC7D99" w:rsidR="00E91072" w:rsidRPr="001D2A06" w:rsidRDefault="00E91072" w:rsidP="00EA2CAB">
            <w:r w:rsidRPr="001D2A06">
              <w:t>Une agence est une entité avec laquelle l'utilisateur signe un contrat. Une occurrence de cette classe peut être créée,</w:t>
            </w:r>
            <w:r>
              <w:t xml:space="preserve"> </w:t>
            </w:r>
            <w:r w:rsidR="00EA2CAB">
              <w:t>modifiée</w:t>
            </w:r>
            <w:r w:rsidRPr="001D2A06">
              <w:t xml:space="preserve"> n'i</w:t>
            </w:r>
            <w:r w:rsidR="00EA2CAB">
              <w:t>mporte quand, mais elle est supprimée quand le contrat avec lequel elle est liée n’existe plus.</w:t>
            </w:r>
          </w:p>
        </w:tc>
      </w:tr>
      <w:tr w:rsidR="00E91072" w:rsidRPr="001D2A06" w14:paraId="039696C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D3F4FA5" w14:textId="77777777" w:rsidR="00E91072" w:rsidRPr="001D2A06" w:rsidRDefault="00E91072" w:rsidP="006979C8">
            <w:r w:rsidRPr="001D2A06">
              <w:t>noAgence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0DF5A43" w14:textId="77777777" w:rsidR="00E91072" w:rsidRPr="001D2A06" w:rsidRDefault="00E91072" w:rsidP="006979C8">
            <w:r w:rsidRPr="001D2A06">
              <w:t>Le champ noAgence est une chaine de caractères permettant d'identifier uniquement une agence dans la base de données. Il est de type varchar(15) et se compose de la manière suivante : XXXXXX90. Sa présence est obligatoire.</w:t>
            </w:r>
          </w:p>
        </w:tc>
      </w:tr>
      <w:tr w:rsidR="00E91072" w:rsidRPr="001D2A06" w14:paraId="17BE9C20"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3233359" w14:textId="36C9DEAA" w:rsidR="00E91072" w:rsidRPr="001D2A06" w:rsidRDefault="00562350" w:rsidP="006979C8">
            <w:r>
              <w:t>n</w:t>
            </w:r>
            <w:r w:rsidRPr="001D2A06">
              <w:t>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75BC1E" w14:textId="77777777" w:rsidR="00E91072" w:rsidRPr="001D2A06" w:rsidRDefault="00E91072" w:rsidP="006979C8">
            <w:r w:rsidRPr="001D2A06">
              <w:t>Le nom d'une agence est une chaine de caractères permettant de trouver facilement une agence dans la base de données. Il est de type varchar(50) et n'a pas de format particulier. Sa présence est obligatoire.</w:t>
            </w:r>
          </w:p>
        </w:tc>
      </w:tr>
      <w:tr w:rsidR="00E91072" w:rsidRPr="001D2A06" w14:paraId="661913F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6782735" w14:textId="71EEE1D2" w:rsidR="00E91072" w:rsidRPr="001D2A06" w:rsidRDefault="00562350" w:rsidP="006979C8">
            <w:r>
              <w:t>c</w:t>
            </w:r>
            <w:r w:rsidRPr="001D2A06">
              <w:t>ourriel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84DCD7" w14:textId="2ACE6E6B" w:rsidR="00E91072" w:rsidRPr="001D2A06" w:rsidRDefault="00E91072" w:rsidP="0001752D">
            <w:r w:rsidRPr="001D2A06">
              <w:t>Un courriel est une chaine de caractères dédiée à identifier le premier moyen de contact d'une agence : L'email. Il est de type varchar(</w:t>
            </w:r>
            <w:r w:rsidR="0001752D">
              <w:t>255</w:t>
            </w:r>
            <w:r w:rsidRPr="001D2A06">
              <w:t>) et se compose ainsi : agencemachin@truck.bidule. Sa présence n'est pas obligatoire.</w:t>
            </w:r>
          </w:p>
        </w:tc>
      </w:tr>
    </w:tbl>
    <w:p w14:paraId="6B201890"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CE235A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95B35BD" w14:textId="77777777" w:rsidR="00E91072" w:rsidRPr="001D2A06" w:rsidRDefault="00E91072" w:rsidP="006979C8">
            <w:r w:rsidRPr="001D2A06">
              <w:t>Artiste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B295D04" w14:textId="62DACACA" w:rsidR="00E91072" w:rsidRPr="001D2A06" w:rsidRDefault="00E91072" w:rsidP="00EA2CAB">
            <w:r w:rsidRPr="001D2A06">
              <w:t xml:space="preserve">La classe artiste est une entité représentant les personnes retenue à la suite d'un contrat pour participer à un évènement. Il est possible de créer une occurrence de cette classe, de la modifier </w:t>
            </w:r>
            <w:r w:rsidR="00EA2CAB">
              <w:t>à n'importe quel moment, mais elle est supprimée quand son agence n’existe plus.</w:t>
            </w:r>
          </w:p>
        </w:tc>
      </w:tr>
      <w:tr w:rsidR="00E91072" w:rsidRPr="001D2A06" w14:paraId="65FC1F0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D30066D" w14:textId="77777777" w:rsidR="00E91072" w:rsidRPr="001D2A06" w:rsidRDefault="00E91072" w:rsidP="006979C8">
            <w:r w:rsidRPr="001D2A06">
              <w:t>noArtiste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673727F" w14:textId="5FED6936" w:rsidR="00E91072" w:rsidRPr="001D2A06" w:rsidRDefault="00E91072" w:rsidP="006979C8">
            <w:r w:rsidRPr="001D2A06">
              <w:t xml:space="preserve">le noArtiste est un nombre auto incrémenté mis en place afin d'identifier uniquement un artiste </w:t>
            </w:r>
            <w:r w:rsidR="0001752D" w:rsidRPr="001D2A06">
              <w:t>à</w:t>
            </w:r>
            <w:r w:rsidRPr="001D2A06">
              <w:t xml:space="preserve"> l'intérieur de la base de </w:t>
            </w:r>
            <w:r w:rsidR="0001752D" w:rsidRPr="001D2A06">
              <w:t>données</w:t>
            </w:r>
            <w:r w:rsidRPr="001D2A06">
              <w:t>. Il est de type integer et n'a pas de format particulier. Sa présence est obligatoire.</w:t>
            </w:r>
          </w:p>
        </w:tc>
      </w:tr>
      <w:tr w:rsidR="00E91072" w:rsidRPr="001D2A06" w14:paraId="0BA80DD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43ED517" w14:textId="6EFD9DC3" w:rsidR="00E91072" w:rsidRPr="001D2A06" w:rsidRDefault="00562350" w:rsidP="006979C8">
            <w:r>
              <w:t>n</w:t>
            </w:r>
            <w:r w:rsidRPr="001D2A06">
              <w:t>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8197C4" w14:textId="77777777" w:rsidR="00E91072" w:rsidRPr="001D2A06" w:rsidRDefault="00E91072" w:rsidP="006979C8">
            <w:r w:rsidRPr="001D2A06">
              <w:t>Le nom est une chaine de caractères permettant de retrouver simplement l'artiste a travers la base de données. Il est de type varchar(20) et ne possède pas de format particulier. Sa présence est elle aussi obligatoire.</w:t>
            </w:r>
          </w:p>
        </w:tc>
      </w:tr>
      <w:tr w:rsidR="00E91072" w:rsidRPr="001D2A06" w14:paraId="577136F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272667" w14:textId="1D07F3E0" w:rsidR="00E91072" w:rsidRPr="001D2A06" w:rsidRDefault="00562350" w:rsidP="006979C8">
            <w:r>
              <w:t>c</w:t>
            </w:r>
            <w:r w:rsidRPr="001D2A06">
              <w:t>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DF91395" w14:textId="77777777" w:rsidR="00E91072" w:rsidRPr="001D2A06" w:rsidRDefault="00E91072" w:rsidP="006979C8">
            <w:r w:rsidRPr="001D2A06">
              <w:t>Un commentaire est une chaine de caractères permettant à l'utilisateur d'entrer toutes les informations qui lui semblent nécessaires à l'intérieur de la base données. Il est de type text et n'a pas de format particulier. Sa présence n'est pas obligatoire.</w:t>
            </w:r>
          </w:p>
        </w:tc>
      </w:tr>
    </w:tbl>
    <w:p w14:paraId="2D574521" w14:textId="77777777" w:rsidR="00E91072" w:rsidRDefault="00E91072" w:rsidP="00E91072"/>
    <w:p w14:paraId="0803C5D4" w14:textId="77777777" w:rsidR="00E91072" w:rsidRDefault="00E91072">
      <w:pPr>
        <w:rPr>
          <w:rFonts w:asciiTheme="majorHAnsi" w:eastAsiaTheme="majorEastAsia" w:hAnsiTheme="majorHAnsi" w:cstheme="majorBidi"/>
          <w:b/>
          <w:bCs/>
          <w:color w:val="365F91" w:themeColor="accent1" w:themeShade="BF"/>
          <w:sz w:val="28"/>
          <w:szCs w:val="28"/>
        </w:rPr>
      </w:pPr>
      <w:r>
        <w:br w:type="page"/>
      </w:r>
    </w:p>
    <w:p w14:paraId="13C90A65" w14:textId="77777777" w:rsidR="00E91072" w:rsidRDefault="00E91072" w:rsidP="000F0038">
      <w:pPr>
        <w:pStyle w:val="Titre1"/>
      </w:pPr>
      <w:bookmarkStart w:id="11" w:name="_Toc450917390"/>
      <w:bookmarkStart w:id="12" w:name="_Toc460229496"/>
      <w:r>
        <w:lastRenderedPageBreak/>
        <w:t>Documentation des associations</w:t>
      </w:r>
      <w:bookmarkEnd w:id="11"/>
      <w:bookmarkEnd w:id="12"/>
    </w:p>
    <w:p w14:paraId="22A076E5" w14:textId="77777777" w:rsidR="00BF06E0" w:rsidRDefault="00BF06E0" w:rsidP="00BF06E0">
      <w:r>
        <w:fldChar w:fldCharType="begin"/>
      </w:r>
      <w:r>
        <w:instrText xml:space="preserve"> LINK Excel.Sheet.12 "C:\\Users\\Utilisateur\\Desktop\\b.xlsx" "Conceptuel_Pack_Contrat!L5C5:L20C5" \a \f 5 \h  \* MERGEFORMAT </w:instrText>
      </w:r>
      <w:r>
        <w:fldChar w:fldCharType="separate"/>
      </w:r>
    </w:p>
    <w:tbl>
      <w:tblPr>
        <w:tblStyle w:val="Grilledutableau"/>
        <w:tblW w:w="9889" w:type="dxa"/>
        <w:tblLook w:val="04A0" w:firstRow="1" w:lastRow="0" w:firstColumn="1" w:lastColumn="0" w:noHBand="0" w:noVBand="1"/>
      </w:tblPr>
      <w:tblGrid>
        <w:gridCol w:w="9889"/>
      </w:tblGrid>
      <w:tr w:rsidR="00BF06E0" w:rsidRPr="008C18BC" w14:paraId="2AF29D7F" w14:textId="77777777" w:rsidTr="006979C8">
        <w:trPr>
          <w:trHeight w:val="300"/>
        </w:trPr>
        <w:tc>
          <w:tcPr>
            <w:tcW w:w="9889" w:type="dxa"/>
            <w:noWrap/>
            <w:hideMark/>
          </w:tcPr>
          <w:p w14:paraId="00FDFD7F" w14:textId="77777777" w:rsidR="00BF06E0" w:rsidRPr="00DF5338" w:rsidRDefault="00BF06E0" w:rsidP="006979C8">
            <w:r w:rsidRPr="00DF5338">
              <w:t>Une agence est associée à un contrat puisqu'elle fournit les artistes relatifs à ce contrat. Une agence peut être reliée à plusieurs ou aucuns contrats.</w:t>
            </w:r>
          </w:p>
        </w:tc>
      </w:tr>
      <w:tr w:rsidR="00BF06E0" w:rsidRPr="008C18BC" w14:paraId="27E17509" w14:textId="77777777" w:rsidTr="006979C8">
        <w:trPr>
          <w:trHeight w:val="300"/>
        </w:trPr>
        <w:tc>
          <w:tcPr>
            <w:tcW w:w="9889" w:type="dxa"/>
            <w:noWrap/>
            <w:hideMark/>
          </w:tcPr>
          <w:p w14:paraId="3890D8FF" w14:textId="77777777" w:rsidR="00BF06E0" w:rsidRPr="00DF5338" w:rsidRDefault="00BF06E0" w:rsidP="006979C8">
            <w:r w:rsidRPr="00DF5338">
              <w:t>Un artiste est associé à un contrat et en fait partie intégrante. Un artiste peut être relié à plusieurs ou aucun contrat et inversement.</w:t>
            </w:r>
          </w:p>
        </w:tc>
      </w:tr>
      <w:tr w:rsidR="00BF06E0" w:rsidRPr="008C18BC" w14:paraId="144F001A" w14:textId="77777777" w:rsidTr="006979C8">
        <w:trPr>
          <w:trHeight w:val="300"/>
        </w:trPr>
        <w:tc>
          <w:tcPr>
            <w:tcW w:w="9889" w:type="dxa"/>
            <w:shd w:val="clear" w:color="auto" w:fill="FFFFFF" w:themeFill="background1"/>
            <w:noWrap/>
            <w:hideMark/>
          </w:tcPr>
          <w:p w14:paraId="0F539385" w14:textId="77777777" w:rsidR="00BF06E0" w:rsidRPr="00DF5338" w:rsidRDefault="00BF06E0" w:rsidP="006979C8">
            <w:r w:rsidRPr="00DF5338">
              <w:t>Un contrat est associé à un duo Artiste/Photo lorsqu'il comporte une photo officielle pour un artiste compris à l'intérieur des négociations. Il peut être associé à plusieurs ou aucuns duos Artiste/Photo</w:t>
            </w:r>
          </w:p>
        </w:tc>
      </w:tr>
      <w:tr w:rsidR="00BF06E0" w:rsidRPr="008C18BC" w14:paraId="2FED57F2" w14:textId="77777777" w:rsidTr="006979C8">
        <w:trPr>
          <w:trHeight w:val="300"/>
        </w:trPr>
        <w:tc>
          <w:tcPr>
            <w:tcW w:w="9889" w:type="dxa"/>
            <w:noWrap/>
            <w:hideMark/>
          </w:tcPr>
          <w:p w14:paraId="35C3B46C" w14:textId="77777777" w:rsidR="00BF06E0" w:rsidRPr="00DF5338" w:rsidRDefault="00BF06E0" w:rsidP="006979C8">
            <w:r w:rsidRPr="00DF5338">
              <w:t>Une photo peut être associée à un duo Artiste/Contrat lorsque la négociation du contrat avec un artiste le spécifie. Elle peut être associée à plusieurs ou aucuns duos Artiste/contrat</w:t>
            </w:r>
          </w:p>
        </w:tc>
      </w:tr>
      <w:tr w:rsidR="00BF06E0" w:rsidRPr="008C18BC" w14:paraId="076292A1" w14:textId="77777777" w:rsidTr="006979C8">
        <w:trPr>
          <w:trHeight w:val="300"/>
        </w:trPr>
        <w:tc>
          <w:tcPr>
            <w:tcW w:w="9889" w:type="dxa"/>
            <w:noWrap/>
            <w:hideMark/>
          </w:tcPr>
          <w:p w14:paraId="3F53A80B" w14:textId="77777777" w:rsidR="00BF06E0" w:rsidRPr="00DF5338" w:rsidRDefault="00BF06E0" w:rsidP="006979C8">
            <w:r w:rsidRPr="00DF5338">
              <w:t>Un artiste est associé à un duo contrat/Photo lorsqu’une photo officielle est transmise lors de la négociation d'un contrat. Il peut être associé à plusieurs ou aucuns duos Contrat/Photo</w:t>
            </w:r>
          </w:p>
        </w:tc>
      </w:tr>
      <w:tr w:rsidR="00BF06E0" w:rsidRPr="008C18BC" w14:paraId="6EBFC226" w14:textId="77777777" w:rsidTr="006979C8">
        <w:trPr>
          <w:trHeight w:val="300"/>
        </w:trPr>
        <w:tc>
          <w:tcPr>
            <w:tcW w:w="9889" w:type="dxa"/>
            <w:noWrap/>
            <w:hideMark/>
          </w:tcPr>
          <w:p w14:paraId="6B9FDBCA" w14:textId="77777777" w:rsidR="00BF06E0" w:rsidRPr="00DF5338" w:rsidRDefault="00BF06E0" w:rsidP="006979C8">
            <w:r w:rsidRPr="00DF5338">
              <w:t>Un responsable est associé à un diffuseur qu'il représente lors de la négociation d'un contrat. Un responsable peut être lié à plusieurs diffuseurs</w:t>
            </w:r>
          </w:p>
        </w:tc>
      </w:tr>
      <w:tr w:rsidR="00BF06E0" w:rsidRPr="008C18BC" w14:paraId="7CA8537D" w14:textId="77777777" w:rsidTr="006979C8">
        <w:trPr>
          <w:trHeight w:val="300"/>
        </w:trPr>
        <w:tc>
          <w:tcPr>
            <w:tcW w:w="9889" w:type="dxa"/>
            <w:noWrap/>
            <w:hideMark/>
          </w:tcPr>
          <w:p w14:paraId="4D88300D" w14:textId="77777777" w:rsidR="00BF06E0" w:rsidRPr="00DF5338" w:rsidRDefault="00BF06E0" w:rsidP="006979C8">
            <w:r w:rsidRPr="00DF5338">
              <w:t>Un diffuseur est associé à une adresse qui servira à connaitre les moyens de contacts de ce diffuseur. Plusieurs diffuseurs peuvent être associés à une adresse.</w:t>
            </w:r>
          </w:p>
        </w:tc>
      </w:tr>
      <w:tr w:rsidR="00BF06E0" w:rsidRPr="008C18BC" w14:paraId="3A3CFC7B" w14:textId="77777777" w:rsidTr="006979C8">
        <w:trPr>
          <w:trHeight w:val="300"/>
        </w:trPr>
        <w:tc>
          <w:tcPr>
            <w:tcW w:w="9889" w:type="dxa"/>
            <w:noWrap/>
            <w:hideMark/>
          </w:tcPr>
          <w:p w14:paraId="6097CA69" w14:textId="77777777" w:rsidR="00BF06E0" w:rsidRPr="00DF5338" w:rsidRDefault="00BF06E0" w:rsidP="006979C8">
            <w:r w:rsidRPr="00DF5338">
              <w:t>Un contrat est associé en tout temps à un statut qui représente l'avancement des négociations. Un contrat est associé à un unique statut alors qu'un statu peut être associé à plusieurs ou aucuns contrats.</w:t>
            </w:r>
          </w:p>
        </w:tc>
      </w:tr>
      <w:tr w:rsidR="00BF06E0" w:rsidRPr="008C18BC" w14:paraId="5C4D1F2C" w14:textId="77777777" w:rsidTr="006979C8">
        <w:trPr>
          <w:trHeight w:val="300"/>
        </w:trPr>
        <w:tc>
          <w:tcPr>
            <w:tcW w:w="9889" w:type="dxa"/>
            <w:noWrap/>
            <w:hideMark/>
          </w:tcPr>
          <w:p w14:paraId="50AEC875" w14:textId="77777777" w:rsidR="00BF06E0" w:rsidRPr="00DF5338" w:rsidRDefault="00BF06E0" w:rsidP="006979C8">
            <w:r w:rsidRPr="00DF5338">
              <w:t>Un artiste est associé à un cv lorsqu’il décide d'en transmettre un. U:n artiste peut être associé à plusieurs ou aucun Cv.</w:t>
            </w:r>
          </w:p>
        </w:tc>
      </w:tr>
      <w:tr w:rsidR="00BF06E0" w:rsidRPr="008C18BC" w14:paraId="5F13A192" w14:textId="77777777" w:rsidTr="006979C8">
        <w:trPr>
          <w:trHeight w:val="300"/>
        </w:trPr>
        <w:tc>
          <w:tcPr>
            <w:tcW w:w="9889" w:type="dxa"/>
            <w:noWrap/>
            <w:hideMark/>
          </w:tcPr>
          <w:p w14:paraId="15B1BFB1" w14:textId="77777777" w:rsidR="00BF06E0" w:rsidRPr="00DF5338" w:rsidRDefault="00BF06E0" w:rsidP="006979C8">
            <w:r w:rsidRPr="00DF5338">
              <w:t>Un représentant est associé à une agence qu'il représente lors de la négociation d'un contrat. Un représentant peut être lié à plusieurs agences.</w:t>
            </w:r>
          </w:p>
        </w:tc>
      </w:tr>
      <w:tr w:rsidR="00BF06E0" w:rsidRPr="008C18BC" w14:paraId="640D091F" w14:textId="77777777" w:rsidTr="006979C8">
        <w:trPr>
          <w:trHeight w:val="300"/>
        </w:trPr>
        <w:tc>
          <w:tcPr>
            <w:tcW w:w="9889" w:type="dxa"/>
            <w:noWrap/>
            <w:hideMark/>
          </w:tcPr>
          <w:p w14:paraId="0F2A47B1" w14:textId="77777777" w:rsidR="00BF06E0" w:rsidRPr="00DF5338" w:rsidRDefault="00BF06E0" w:rsidP="006979C8">
            <w:r w:rsidRPr="00DF5338">
              <w:t>Un responsable est associé à un contrat qu'il négociera jusqu'à sa signature. Un responsable peut être associé à plusieurs ou aucuns contrats.</w:t>
            </w:r>
          </w:p>
        </w:tc>
      </w:tr>
      <w:tr w:rsidR="00BF06E0" w:rsidRPr="008C18BC" w14:paraId="700135C7" w14:textId="77777777" w:rsidTr="006979C8">
        <w:trPr>
          <w:trHeight w:val="300"/>
        </w:trPr>
        <w:tc>
          <w:tcPr>
            <w:tcW w:w="9889" w:type="dxa"/>
            <w:noWrap/>
            <w:hideMark/>
          </w:tcPr>
          <w:p w14:paraId="6323D076" w14:textId="77777777" w:rsidR="00BF06E0" w:rsidRPr="00DF5338" w:rsidRDefault="00BF06E0" w:rsidP="006979C8">
            <w:r w:rsidRPr="00DF5338">
              <w:t>Un artiste est associé à une catégorie d'artiste en fonction de son type d'art. L'artiste peut être associé à une ou plusieurs catégories alors qu'une catégorie peut être associée à plusieurs ou aucuns artistes.</w:t>
            </w:r>
          </w:p>
        </w:tc>
      </w:tr>
      <w:tr w:rsidR="00BF06E0" w:rsidRPr="008C18BC" w14:paraId="30B211B7" w14:textId="77777777" w:rsidTr="006979C8">
        <w:trPr>
          <w:trHeight w:val="300"/>
        </w:trPr>
        <w:tc>
          <w:tcPr>
            <w:tcW w:w="9889" w:type="dxa"/>
            <w:noWrap/>
            <w:hideMark/>
          </w:tcPr>
          <w:p w14:paraId="7978F73F" w14:textId="77777777" w:rsidR="00BF06E0" w:rsidRPr="00DF5338" w:rsidRDefault="00BF06E0" w:rsidP="006979C8">
            <w:r w:rsidRPr="00DF5338">
              <w:t>Un engagement est associé à un contrat lorsqu'il est compris dans celui-ci. Un engagement est associé à un unique contrat. En revanche un contrat peut être associé à plusieurs ou aucun engagements.</w:t>
            </w:r>
          </w:p>
        </w:tc>
      </w:tr>
      <w:tr w:rsidR="00BF06E0" w:rsidRPr="008C18BC" w14:paraId="53A06C4A" w14:textId="77777777" w:rsidTr="006979C8">
        <w:trPr>
          <w:trHeight w:val="300"/>
        </w:trPr>
        <w:tc>
          <w:tcPr>
            <w:tcW w:w="9889" w:type="dxa"/>
            <w:noWrap/>
            <w:hideMark/>
          </w:tcPr>
          <w:p w14:paraId="3A5E6DA0" w14:textId="77777777" w:rsidR="00BF06E0" w:rsidRPr="00DF5338" w:rsidRDefault="00BF06E0" w:rsidP="006979C8">
            <w:r w:rsidRPr="00DF5338">
              <w:t>Une exigence est associée à un contrat lorsque celle-ci est spécifiée à l'intérieur de ce dernier. Une exigence est associée à un unique contrat alors qu'un contrat peut être associé à plusieurs ou aucunes exigences.</w:t>
            </w:r>
          </w:p>
        </w:tc>
      </w:tr>
      <w:tr w:rsidR="00BF06E0" w:rsidRPr="008C18BC" w14:paraId="2E0BBCCB" w14:textId="77777777" w:rsidTr="006979C8">
        <w:trPr>
          <w:trHeight w:val="300"/>
        </w:trPr>
        <w:tc>
          <w:tcPr>
            <w:tcW w:w="9889" w:type="dxa"/>
            <w:noWrap/>
            <w:hideMark/>
          </w:tcPr>
          <w:p w14:paraId="4C673291" w14:textId="77777777" w:rsidR="00BF06E0" w:rsidRPr="00DF5338" w:rsidRDefault="00BF06E0" w:rsidP="006979C8">
            <w:r w:rsidRPr="00DF5338">
              <w:t>Un responsable est associé à un contrat qu'il négociera jusqu'à sa signature. Un responsable peut être associé à plusieurs ou aucuns contrats.</w:t>
            </w:r>
          </w:p>
        </w:tc>
      </w:tr>
      <w:tr w:rsidR="00BF06E0" w:rsidRPr="008C18BC" w14:paraId="78DD1307" w14:textId="77777777" w:rsidTr="006979C8">
        <w:trPr>
          <w:trHeight w:val="300"/>
        </w:trPr>
        <w:tc>
          <w:tcPr>
            <w:tcW w:w="9889" w:type="dxa"/>
            <w:noWrap/>
            <w:hideMark/>
          </w:tcPr>
          <w:p w14:paraId="1356829A" w14:textId="77777777" w:rsidR="00BF06E0" w:rsidRPr="00DF5338" w:rsidRDefault="00BF06E0" w:rsidP="006979C8">
            <w:r w:rsidRPr="00DF5338">
              <w:t>Une agence est associée à une adresse qui servira à connaitre les moyens de contacts de cette agence. Plusieurs agences peuvent être associées à une adresse.</w:t>
            </w:r>
          </w:p>
        </w:tc>
      </w:tr>
      <w:tr w:rsidR="00BF06E0" w:rsidRPr="008C18BC" w14:paraId="4B9E9B0D" w14:textId="77777777" w:rsidTr="006979C8">
        <w:trPr>
          <w:trHeight w:val="300"/>
        </w:trPr>
        <w:tc>
          <w:tcPr>
            <w:tcW w:w="9889" w:type="dxa"/>
            <w:noWrap/>
          </w:tcPr>
          <w:p w14:paraId="542FDF84" w14:textId="77777777" w:rsidR="00BF06E0" w:rsidRPr="00DF5338" w:rsidRDefault="00BF06E0" w:rsidP="006979C8">
            <w:r>
              <w:t xml:space="preserve">Un artiste est associé avec une photo lorsque l'agence qui le représente décide d'en transmettre une. Un artiste peut être associé à aucunes ou plusieurs photos. Une photo en revanche est obligatoirement </w:t>
            </w:r>
            <w:r w:rsidR="00950748">
              <w:t>associée</w:t>
            </w:r>
            <w:r>
              <w:t xml:space="preserve"> à un artiste.</w:t>
            </w:r>
          </w:p>
        </w:tc>
      </w:tr>
    </w:tbl>
    <w:p w14:paraId="1EAF223C" w14:textId="77777777" w:rsidR="00BF06E0" w:rsidRDefault="00BF06E0" w:rsidP="00BF06E0">
      <w:r>
        <w:fldChar w:fldCharType="end"/>
      </w:r>
    </w:p>
    <w:p w14:paraId="3FC1097A" w14:textId="77777777" w:rsidR="00910264" w:rsidRDefault="00910264">
      <w:r>
        <w:br w:type="page"/>
      </w:r>
    </w:p>
    <w:p w14:paraId="6B955134" w14:textId="77777777" w:rsidR="00BF06E0" w:rsidRDefault="00910264" w:rsidP="00910264">
      <w:pPr>
        <w:pStyle w:val="Titre1"/>
      </w:pPr>
      <w:bookmarkStart w:id="13" w:name="_Toc450917391"/>
      <w:bookmarkStart w:id="14" w:name="_Toc460229497"/>
      <w:r>
        <w:lastRenderedPageBreak/>
        <w:t>Dictionnaire de données</w:t>
      </w:r>
      <w:bookmarkEnd w:id="13"/>
      <w:bookmarkEnd w:id="14"/>
    </w:p>
    <w:p w14:paraId="5A592775" w14:textId="77777777" w:rsidR="002177CA" w:rsidRDefault="002177CA" w:rsidP="002177CA">
      <w:r>
        <w:t>Classe Agence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3B9EF0F2"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94B9F2D"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55265BDC" w14:textId="77777777" w:rsidR="002177CA" w:rsidRDefault="002177CA" w:rsidP="006979C8">
            <w:r>
              <w:t>Type (longueur)</w:t>
            </w:r>
          </w:p>
        </w:tc>
      </w:tr>
      <w:tr w:rsidR="002177CA" w14:paraId="4CFCA335"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8E4E93" w14:textId="77777777" w:rsidR="002177CA" w:rsidRDefault="002177CA" w:rsidP="006979C8">
            <w:r>
              <w:t>noAgence</w:t>
            </w:r>
          </w:p>
        </w:tc>
        <w:tc>
          <w:tcPr>
            <w:tcW w:w="4440" w:type="dxa"/>
            <w:tcBorders>
              <w:bottom w:val="single" w:sz="8" w:space="0" w:color="000000"/>
              <w:right w:val="single" w:sz="8" w:space="0" w:color="000000"/>
            </w:tcBorders>
            <w:tcMar>
              <w:top w:w="100" w:type="dxa"/>
              <w:left w:w="100" w:type="dxa"/>
              <w:bottom w:w="100" w:type="dxa"/>
              <w:right w:w="100" w:type="dxa"/>
            </w:tcMar>
          </w:tcPr>
          <w:p w14:paraId="7D69555C" w14:textId="77777777" w:rsidR="002177CA" w:rsidRDefault="002177CA" w:rsidP="006979C8">
            <w:r>
              <w:t>Varchar(15)</w:t>
            </w:r>
          </w:p>
        </w:tc>
      </w:tr>
      <w:tr w:rsidR="002177CA" w14:paraId="17C68CA7"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0DFA9A" w14:textId="77777777" w:rsidR="002177CA" w:rsidRDefault="002177CA" w:rsidP="006979C8">
            <w:r>
              <w:t>nom</w:t>
            </w:r>
          </w:p>
        </w:tc>
        <w:tc>
          <w:tcPr>
            <w:tcW w:w="4440" w:type="dxa"/>
            <w:tcBorders>
              <w:bottom w:val="single" w:sz="8" w:space="0" w:color="000000"/>
              <w:right w:val="single" w:sz="8" w:space="0" w:color="000000"/>
            </w:tcBorders>
            <w:tcMar>
              <w:top w:w="100" w:type="dxa"/>
              <w:left w:w="100" w:type="dxa"/>
              <w:bottom w:w="100" w:type="dxa"/>
              <w:right w:w="100" w:type="dxa"/>
            </w:tcMar>
          </w:tcPr>
          <w:p w14:paraId="1A53B153" w14:textId="77777777" w:rsidR="002177CA" w:rsidRDefault="002177CA" w:rsidP="006979C8">
            <w:r>
              <w:t>Varchar(50)</w:t>
            </w:r>
          </w:p>
        </w:tc>
      </w:tr>
      <w:tr w:rsidR="002177CA" w14:paraId="073B6295"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0EB1CB" w14:textId="4303CD41" w:rsidR="002177CA" w:rsidRDefault="00562350" w:rsidP="006979C8">
            <w:r>
              <w:t>courriel</w:t>
            </w:r>
          </w:p>
        </w:tc>
        <w:tc>
          <w:tcPr>
            <w:tcW w:w="4440" w:type="dxa"/>
            <w:tcBorders>
              <w:bottom w:val="single" w:sz="8" w:space="0" w:color="000000"/>
              <w:right w:val="single" w:sz="8" w:space="0" w:color="000000"/>
            </w:tcBorders>
            <w:tcMar>
              <w:top w:w="100" w:type="dxa"/>
              <w:left w:w="100" w:type="dxa"/>
              <w:bottom w:w="100" w:type="dxa"/>
              <w:right w:w="100" w:type="dxa"/>
            </w:tcMar>
          </w:tcPr>
          <w:p w14:paraId="49C78B64" w14:textId="6F67F3CF" w:rsidR="002177CA" w:rsidRDefault="00086A5D" w:rsidP="006979C8">
            <w:r>
              <w:t>Varchar(255</w:t>
            </w:r>
            <w:r w:rsidR="002177CA">
              <w:t>)</w:t>
            </w:r>
          </w:p>
        </w:tc>
      </w:tr>
    </w:tbl>
    <w:p w14:paraId="0C41AD26" w14:textId="77777777" w:rsidR="002177CA" w:rsidRDefault="002177CA" w:rsidP="002177CA">
      <w:r>
        <w:t xml:space="preserve"> </w:t>
      </w:r>
    </w:p>
    <w:p w14:paraId="4E9C3510" w14:textId="77777777" w:rsidR="002177CA" w:rsidRDefault="002177CA" w:rsidP="002177CA">
      <w:r>
        <w:t>Classe Artiste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25"/>
        <w:gridCol w:w="4455"/>
      </w:tblGrid>
      <w:tr w:rsidR="002177CA" w14:paraId="0F902A12" w14:textId="77777777" w:rsidTr="006979C8">
        <w:tc>
          <w:tcPr>
            <w:tcW w:w="442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59AC91BC" w14:textId="77777777" w:rsidR="002177CA" w:rsidRDefault="002177CA" w:rsidP="006979C8">
            <w:r>
              <w:t>Champ :</w:t>
            </w:r>
          </w:p>
        </w:tc>
        <w:tc>
          <w:tcPr>
            <w:tcW w:w="445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4C5FBADA" w14:textId="77777777" w:rsidR="002177CA" w:rsidRDefault="002177CA" w:rsidP="006979C8">
            <w:r>
              <w:t>Type (longueur)</w:t>
            </w:r>
          </w:p>
        </w:tc>
      </w:tr>
      <w:tr w:rsidR="002177CA" w14:paraId="641F4A47" w14:textId="77777777" w:rsidTr="006979C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AAA518" w14:textId="77777777" w:rsidR="002177CA" w:rsidRDefault="002177CA" w:rsidP="006979C8">
            <w:r>
              <w:t>noArtiste</w:t>
            </w:r>
          </w:p>
        </w:tc>
        <w:tc>
          <w:tcPr>
            <w:tcW w:w="4455" w:type="dxa"/>
            <w:tcBorders>
              <w:bottom w:val="single" w:sz="8" w:space="0" w:color="000000"/>
              <w:right w:val="single" w:sz="8" w:space="0" w:color="000000"/>
            </w:tcBorders>
            <w:tcMar>
              <w:top w:w="100" w:type="dxa"/>
              <w:left w:w="100" w:type="dxa"/>
              <w:bottom w:w="100" w:type="dxa"/>
              <w:right w:w="100" w:type="dxa"/>
            </w:tcMar>
          </w:tcPr>
          <w:p w14:paraId="358C582B" w14:textId="77777777" w:rsidR="002177CA" w:rsidRDefault="002177CA" w:rsidP="006979C8">
            <w:r>
              <w:t>Integer</w:t>
            </w:r>
          </w:p>
        </w:tc>
      </w:tr>
      <w:tr w:rsidR="002177CA" w14:paraId="05E03F5C" w14:textId="77777777" w:rsidTr="00A327CD">
        <w:tc>
          <w:tcPr>
            <w:tcW w:w="4425" w:type="dxa"/>
            <w:tcBorders>
              <w:left w:val="single" w:sz="8" w:space="0" w:color="000000"/>
              <w:right w:val="single" w:sz="8" w:space="0" w:color="000000"/>
            </w:tcBorders>
            <w:tcMar>
              <w:top w:w="100" w:type="dxa"/>
              <w:left w:w="100" w:type="dxa"/>
              <w:bottom w:w="100" w:type="dxa"/>
              <w:right w:w="100" w:type="dxa"/>
            </w:tcMar>
          </w:tcPr>
          <w:p w14:paraId="1F716BC6" w14:textId="2014ADE3" w:rsidR="002177CA" w:rsidRDefault="00562350" w:rsidP="006979C8">
            <w:r>
              <w:t>nom</w:t>
            </w:r>
          </w:p>
        </w:tc>
        <w:tc>
          <w:tcPr>
            <w:tcW w:w="4455" w:type="dxa"/>
            <w:tcBorders>
              <w:right w:val="single" w:sz="8" w:space="0" w:color="000000"/>
            </w:tcBorders>
            <w:tcMar>
              <w:top w:w="100" w:type="dxa"/>
              <w:left w:w="100" w:type="dxa"/>
              <w:bottom w:w="100" w:type="dxa"/>
              <w:right w:w="100" w:type="dxa"/>
            </w:tcMar>
          </w:tcPr>
          <w:p w14:paraId="5D404692" w14:textId="069F9AD6" w:rsidR="0001752D" w:rsidRDefault="00086A5D" w:rsidP="006979C8">
            <w:r>
              <w:t>Varchar(5</w:t>
            </w:r>
            <w:r w:rsidR="002177CA">
              <w:t>0)</w:t>
            </w:r>
          </w:p>
        </w:tc>
      </w:tr>
      <w:tr w:rsidR="0001752D" w14:paraId="5622252A" w14:textId="77777777" w:rsidTr="006979C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F74EE8" w14:textId="0D36EADB" w:rsidR="0001752D" w:rsidRDefault="00562350" w:rsidP="006979C8">
            <w:r>
              <w:t>c</w:t>
            </w:r>
            <w:r w:rsidR="0001752D">
              <w:t>ommentaire</w:t>
            </w:r>
          </w:p>
        </w:tc>
        <w:tc>
          <w:tcPr>
            <w:tcW w:w="4455" w:type="dxa"/>
            <w:tcBorders>
              <w:bottom w:val="single" w:sz="8" w:space="0" w:color="000000"/>
              <w:right w:val="single" w:sz="8" w:space="0" w:color="000000"/>
            </w:tcBorders>
            <w:tcMar>
              <w:top w:w="100" w:type="dxa"/>
              <w:left w:w="100" w:type="dxa"/>
              <w:bottom w:w="100" w:type="dxa"/>
              <w:right w:w="100" w:type="dxa"/>
            </w:tcMar>
          </w:tcPr>
          <w:p w14:paraId="1D9AC91D" w14:textId="07E47527" w:rsidR="0001752D" w:rsidRDefault="0001752D" w:rsidP="006979C8">
            <w:r>
              <w:t>Text</w:t>
            </w:r>
          </w:p>
        </w:tc>
      </w:tr>
    </w:tbl>
    <w:p w14:paraId="06EB6A9E" w14:textId="77777777" w:rsidR="002177CA" w:rsidRDefault="002177CA" w:rsidP="002177CA">
      <w:r>
        <w:t xml:space="preserve"> </w:t>
      </w:r>
    </w:p>
    <w:p w14:paraId="626F0A65" w14:textId="77777777" w:rsidR="0001752D" w:rsidRDefault="0001752D" w:rsidP="002177CA"/>
    <w:p w14:paraId="58EEAB7E" w14:textId="77777777" w:rsidR="0001752D" w:rsidRDefault="0001752D" w:rsidP="002177CA"/>
    <w:p w14:paraId="5735E2B4" w14:textId="77777777" w:rsidR="0001752D" w:rsidRDefault="0001752D" w:rsidP="002177CA"/>
    <w:p w14:paraId="4946FCBD" w14:textId="77777777" w:rsidR="0001752D" w:rsidRDefault="0001752D" w:rsidP="002177CA"/>
    <w:p w14:paraId="435AC756" w14:textId="77777777" w:rsidR="0001752D" w:rsidRDefault="0001752D" w:rsidP="002177CA"/>
    <w:p w14:paraId="0C9DFE92" w14:textId="77777777" w:rsidR="0001752D" w:rsidRDefault="0001752D" w:rsidP="002177CA"/>
    <w:p w14:paraId="243BCFBA" w14:textId="77777777" w:rsidR="0001752D" w:rsidRDefault="0001752D" w:rsidP="002177CA"/>
    <w:p w14:paraId="259CDE40" w14:textId="77777777" w:rsidR="0001752D" w:rsidRDefault="0001752D" w:rsidP="002177CA"/>
    <w:p w14:paraId="0E070243" w14:textId="77777777" w:rsidR="0001752D" w:rsidRDefault="0001752D" w:rsidP="002177CA"/>
    <w:p w14:paraId="1065D9BC" w14:textId="77777777" w:rsidR="002177CA" w:rsidRDefault="002177CA" w:rsidP="002177CA">
      <w:r>
        <w:lastRenderedPageBreak/>
        <w:t>Classe Adresse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2DAB713D"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E5ECCD3"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05E49817" w14:textId="77777777" w:rsidR="002177CA" w:rsidRDefault="002177CA" w:rsidP="006979C8">
            <w:r>
              <w:t>Type (longueur)</w:t>
            </w:r>
          </w:p>
        </w:tc>
      </w:tr>
      <w:tr w:rsidR="002177CA" w14:paraId="44989D47"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24048F" w14:textId="77777777" w:rsidR="002177CA" w:rsidRDefault="002177CA" w:rsidP="006979C8">
            <w:r>
              <w:t>noAdresse</w:t>
            </w:r>
          </w:p>
        </w:tc>
        <w:tc>
          <w:tcPr>
            <w:tcW w:w="4440" w:type="dxa"/>
            <w:tcBorders>
              <w:bottom w:val="single" w:sz="8" w:space="0" w:color="000000"/>
              <w:right w:val="single" w:sz="8" w:space="0" w:color="000000"/>
            </w:tcBorders>
            <w:tcMar>
              <w:top w:w="100" w:type="dxa"/>
              <w:left w:w="100" w:type="dxa"/>
              <w:bottom w:w="100" w:type="dxa"/>
              <w:right w:w="100" w:type="dxa"/>
            </w:tcMar>
          </w:tcPr>
          <w:p w14:paraId="71CF9BCB" w14:textId="77777777" w:rsidR="002177CA" w:rsidRDefault="002177CA" w:rsidP="006979C8">
            <w:r>
              <w:t>Integer</w:t>
            </w:r>
          </w:p>
        </w:tc>
      </w:tr>
      <w:tr w:rsidR="002177CA" w14:paraId="4DBA13F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D6813D" w14:textId="7B9692A5" w:rsidR="002177CA" w:rsidRDefault="00562350" w:rsidP="006979C8">
            <w:r>
              <w:t>ville</w:t>
            </w:r>
          </w:p>
        </w:tc>
        <w:tc>
          <w:tcPr>
            <w:tcW w:w="4440" w:type="dxa"/>
            <w:tcBorders>
              <w:bottom w:val="single" w:sz="8" w:space="0" w:color="000000"/>
              <w:right w:val="single" w:sz="8" w:space="0" w:color="000000"/>
            </w:tcBorders>
            <w:tcMar>
              <w:top w:w="100" w:type="dxa"/>
              <w:left w:w="100" w:type="dxa"/>
              <w:bottom w:w="100" w:type="dxa"/>
              <w:right w:w="100" w:type="dxa"/>
            </w:tcMar>
          </w:tcPr>
          <w:p w14:paraId="1928CFD6" w14:textId="77777777" w:rsidR="002177CA" w:rsidRDefault="002177CA" w:rsidP="006979C8">
            <w:r>
              <w:t>Varchar(20)</w:t>
            </w:r>
          </w:p>
        </w:tc>
      </w:tr>
      <w:tr w:rsidR="002177CA" w14:paraId="1F2EBFCB"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9BDE29" w14:textId="77777777" w:rsidR="002177CA" w:rsidRDefault="002177CA" w:rsidP="006979C8">
            <w:r>
              <w:t>codePostal</w:t>
            </w:r>
          </w:p>
        </w:tc>
        <w:tc>
          <w:tcPr>
            <w:tcW w:w="4440" w:type="dxa"/>
            <w:tcBorders>
              <w:bottom w:val="single" w:sz="8" w:space="0" w:color="000000"/>
              <w:right w:val="single" w:sz="8" w:space="0" w:color="000000"/>
            </w:tcBorders>
            <w:tcMar>
              <w:top w:w="100" w:type="dxa"/>
              <w:left w:w="100" w:type="dxa"/>
              <w:bottom w:w="100" w:type="dxa"/>
              <w:right w:w="100" w:type="dxa"/>
            </w:tcMar>
          </w:tcPr>
          <w:p w14:paraId="54A6D463" w14:textId="77777777" w:rsidR="002177CA" w:rsidRDefault="002177CA" w:rsidP="006979C8">
            <w:r>
              <w:t>Varchar(6)</w:t>
            </w:r>
          </w:p>
        </w:tc>
      </w:tr>
      <w:tr w:rsidR="002177CA" w14:paraId="590BCF1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80A2D0" w14:textId="76DF6531" w:rsidR="002177CA" w:rsidRDefault="00562350" w:rsidP="006979C8">
            <w:r>
              <w:t>province</w:t>
            </w:r>
          </w:p>
        </w:tc>
        <w:tc>
          <w:tcPr>
            <w:tcW w:w="4440" w:type="dxa"/>
            <w:tcBorders>
              <w:bottom w:val="single" w:sz="8" w:space="0" w:color="000000"/>
              <w:right w:val="single" w:sz="8" w:space="0" w:color="000000"/>
            </w:tcBorders>
            <w:tcMar>
              <w:top w:w="100" w:type="dxa"/>
              <w:left w:w="100" w:type="dxa"/>
              <w:bottom w:w="100" w:type="dxa"/>
              <w:right w:w="100" w:type="dxa"/>
            </w:tcMar>
          </w:tcPr>
          <w:p w14:paraId="64F2FE1F" w14:textId="77777777" w:rsidR="002177CA" w:rsidRDefault="002177CA" w:rsidP="006979C8">
            <w:r>
              <w:t>Varchar(2)</w:t>
            </w:r>
          </w:p>
        </w:tc>
      </w:tr>
      <w:tr w:rsidR="002177CA" w14:paraId="28781014"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1396EB" w14:textId="2D7D0D1D" w:rsidR="002177CA" w:rsidRDefault="00562350" w:rsidP="006979C8">
            <w:r>
              <w:t>pays</w:t>
            </w:r>
          </w:p>
        </w:tc>
        <w:tc>
          <w:tcPr>
            <w:tcW w:w="4440" w:type="dxa"/>
            <w:tcBorders>
              <w:bottom w:val="single" w:sz="8" w:space="0" w:color="000000"/>
              <w:right w:val="single" w:sz="8" w:space="0" w:color="000000"/>
            </w:tcBorders>
            <w:tcMar>
              <w:top w:w="100" w:type="dxa"/>
              <w:left w:w="100" w:type="dxa"/>
              <w:bottom w:w="100" w:type="dxa"/>
              <w:right w:w="100" w:type="dxa"/>
            </w:tcMar>
          </w:tcPr>
          <w:p w14:paraId="4B9183BF" w14:textId="77777777" w:rsidR="002177CA" w:rsidRDefault="002177CA" w:rsidP="006979C8">
            <w:r>
              <w:t>Varchar(20)</w:t>
            </w:r>
          </w:p>
        </w:tc>
      </w:tr>
      <w:tr w:rsidR="002177CA" w14:paraId="7E683C53"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0D9301" w14:textId="77777777" w:rsidR="002177CA" w:rsidRDefault="002177CA" w:rsidP="006979C8">
            <w:r>
              <w:t>telBureau</w:t>
            </w:r>
          </w:p>
        </w:tc>
        <w:tc>
          <w:tcPr>
            <w:tcW w:w="4440" w:type="dxa"/>
            <w:tcBorders>
              <w:bottom w:val="single" w:sz="8" w:space="0" w:color="000000"/>
              <w:right w:val="single" w:sz="8" w:space="0" w:color="000000"/>
            </w:tcBorders>
            <w:tcMar>
              <w:top w:w="100" w:type="dxa"/>
              <w:left w:w="100" w:type="dxa"/>
              <w:bottom w:w="100" w:type="dxa"/>
              <w:right w:w="100" w:type="dxa"/>
            </w:tcMar>
          </w:tcPr>
          <w:p w14:paraId="20CD48A2" w14:textId="77777777" w:rsidR="002177CA" w:rsidRDefault="002177CA" w:rsidP="006979C8">
            <w:r>
              <w:t>Varchar(15)</w:t>
            </w:r>
          </w:p>
        </w:tc>
      </w:tr>
      <w:tr w:rsidR="002177CA" w14:paraId="5CB71D8B"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DF354F" w14:textId="150FCFFC" w:rsidR="002177CA" w:rsidRDefault="00562350" w:rsidP="006979C8">
            <w:r>
              <w:t>telCellulaire</w:t>
            </w:r>
          </w:p>
        </w:tc>
        <w:tc>
          <w:tcPr>
            <w:tcW w:w="4440" w:type="dxa"/>
            <w:tcBorders>
              <w:bottom w:val="single" w:sz="8" w:space="0" w:color="000000"/>
              <w:right w:val="single" w:sz="8" w:space="0" w:color="000000"/>
            </w:tcBorders>
            <w:tcMar>
              <w:top w:w="100" w:type="dxa"/>
              <w:left w:w="100" w:type="dxa"/>
              <w:bottom w:w="100" w:type="dxa"/>
              <w:right w:w="100" w:type="dxa"/>
            </w:tcMar>
          </w:tcPr>
          <w:p w14:paraId="310D0CF7" w14:textId="77777777" w:rsidR="002177CA" w:rsidRDefault="002177CA" w:rsidP="006979C8">
            <w:r>
              <w:t>Varchar(15)</w:t>
            </w:r>
          </w:p>
        </w:tc>
      </w:tr>
      <w:tr w:rsidR="002177CA" w14:paraId="44943FB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55813" w14:textId="3E7C27A9" w:rsidR="002177CA" w:rsidRDefault="00562350" w:rsidP="006979C8">
            <w:r>
              <w:t>extension</w:t>
            </w:r>
          </w:p>
        </w:tc>
        <w:tc>
          <w:tcPr>
            <w:tcW w:w="4440" w:type="dxa"/>
            <w:tcBorders>
              <w:bottom w:val="single" w:sz="8" w:space="0" w:color="000000"/>
              <w:right w:val="single" w:sz="8" w:space="0" w:color="000000"/>
            </w:tcBorders>
            <w:tcMar>
              <w:top w:w="100" w:type="dxa"/>
              <w:left w:w="100" w:type="dxa"/>
              <w:bottom w:w="100" w:type="dxa"/>
              <w:right w:w="100" w:type="dxa"/>
            </w:tcMar>
          </w:tcPr>
          <w:p w14:paraId="1A40D767" w14:textId="77777777" w:rsidR="002177CA" w:rsidRDefault="002177CA" w:rsidP="006979C8">
            <w:r>
              <w:t>varchar(5)</w:t>
            </w:r>
          </w:p>
        </w:tc>
      </w:tr>
    </w:tbl>
    <w:p w14:paraId="065C48C3" w14:textId="77777777" w:rsidR="002177CA" w:rsidRDefault="002177CA" w:rsidP="002177CA">
      <w:r>
        <w:t xml:space="preserve"> </w:t>
      </w:r>
    </w:p>
    <w:p w14:paraId="53F964E9" w14:textId="77777777" w:rsidR="002177CA" w:rsidRDefault="002177CA" w:rsidP="002177CA"/>
    <w:p w14:paraId="3DEE82FB" w14:textId="77777777" w:rsidR="0001752D" w:rsidRDefault="0001752D" w:rsidP="002177CA"/>
    <w:p w14:paraId="21A11411" w14:textId="77777777" w:rsidR="002177CA" w:rsidRDefault="002177CA" w:rsidP="002177CA">
      <w:r>
        <w:t>Classe Categorie Artiste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15111A10"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3B8B8659"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2ADEAAE" w14:textId="77777777" w:rsidR="002177CA" w:rsidRDefault="002177CA" w:rsidP="006979C8">
            <w:r>
              <w:t>Type (longueur)</w:t>
            </w:r>
          </w:p>
        </w:tc>
      </w:tr>
      <w:tr w:rsidR="002177CA" w14:paraId="715D4D2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218D3C" w14:textId="77777777" w:rsidR="002177CA" w:rsidRDefault="002177CA" w:rsidP="006979C8">
            <w:r>
              <w:t>noCategorie</w:t>
            </w:r>
          </w:p>
        </w:tc>
        <w:tc>
          <w:tcPr>
            <w:tcW w:w="4425" w:type="dxa"/>
            <w:tcBorders>
              <w:bottom w:val="single" w:sz="8" w:space="0" w:color="000000"/>
              <w:right w:val="single" w:sz="8" w:space="0" w:color="000000"/>
            </w:tcBorders>
            <w:tcMar>
              <w:top w:w="100" w:type="dxa"/>
              <w:left w:w="100" w:type="dxa"/>
              <w:bottom w:w="100" w:type="dxa"/>
              <w:right w:w="100" w:type="dxa"/>
            </w:tcMar>
          </w:tcPr>
          <w:p w14:paraId="3E342431" w14:textId="77777777" w:rsidR="002177CA" w:rsidRDefault="002177CA" w:rsidP="006979C8">
            <w:r>
              <w:t>Integer</w:t>
            </w:r>
          </w:p>
        </w:tc>
      </w:tr>
      <w:tr w:rsidR="002177CA" w14:paraId="4B68CBD2"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64E952" w14:textId="076DED4E" w:rsidR="002177CA" w:rsidRDefault="00562350"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7157ABDA" w14:textId="77777777" w:rsidR="002177CA" w:rsidRDefault="002177CA" w:rsidP="006979C8">
            <w:r>
              <w:t>Varchar(20)</w:t>
            </w:r>
          </w:p>
        </w:tc>
      </w:tr>
      <w:tr w:rsidR="002177CA" w14:paraId="62A1A739"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601A6C"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17E260A0" w14:textId="77777777" w:rsidR="002177CA" w:rsidRDefault="002177CA" w:rsidP="006979C8">
            <w:r>
              <w:t xml:space="preserve">Text  </w:t>
            </w:r>
          </w:p>
        </w:tc>
      </w:tr>
    </w:tbl>
    <w:p w14:paraId="6E993263" w14:textId="77777777" w:rsidR="002177CA" w:rsidRDefault="002177CA" w:rsidP="002177CA">
      <w:r>
        <w:t xml:space="preserve"> </w:t>
      </w:r>
    </w:p>
    <w:p w14:paraId="062EE366" w14:textId="77777777" w:rsidR="002177CA" w:rsidRDefault="002177CA" w:rsidP="002177CA">
      <w:r>
        <w:lastRenderedPageBreak/>
        <w:t>Classe responsable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5078F078"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4FD67507"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154777D" w14:textId="77777777" w:rsidR="002177CA" w:rsidRDefault="002177CA" w:rsidP="006979C8">
            <w:r>
              <w:t>Type (longueur)</w:t>
            </w:r>
          </w:p>
        </w:tc>
      </w:tr>
      <w:tr w:rsidR="002177CA" w14:paraId="68706DEE"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AE0163" w14:textId="77777777" w:rsidR="002177CA" w:rsidRDefault="002177CA" w:rsidP="006979C8">
            <w:r>
              <w:t>noResponsable</w:t>
            </w:r>
          </w:p>
        </w:tc>
        <w:tc>
          <w:tcPr>
            <w:tcW w:w="4440" w:type="dxa"/>
            <w:tcBorders>
              <w:bottom w:val="single" w:sz="8" w:space="0" w:color="000000"/>
              <w:right w:val="single" w:sz="8" w:space="0" w:color="000000"/>
            </w:tcBorders>
            <w:tcMar>
              <w:top w:w="100" w:type="dxa"/>
              <w:left w:w="100" w:type="dxa"/>
              <w:bottom w:w="100" w:type="dxa"/>
              <w:right w:w="100" w:type="dxa"/>
            </w:tcMar>
          </w:tcPr>
          <w:p w14:paraId="10780BFC" w14:textId="77777777" w:rsidR="002177CA" w:rsidRDefault="002177CA" w:rsidP="006979C8">
            <w:r>
              <w:t>Integer</w:t>
            </w:r>
          </w:p>
        </w:tc>
      </w:tr>
      <w:tr w:rsidR="002177CA" w14:paraId="675463D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3623D2" w14:textId="71E83FBC" w:rsidR="002177CA" w:rsidRDefault="00562350" w:rsidP="006979C8">
            <w:r>
              <w:t>nom</w:t>
            </w:r>
          </w:p>
        </w:tc>
        <w:tc>
          <w:tcPr>
            <w:tcW w:w="4440" w:type="dxa"/>
            <w:tcBorders>
              <w:bottom w:val="single" w:sz="8" w:space="0" w:color="000000"/>
              <w:right w:val="single" w:sz="8" w:space="0" w:color="000000"/>
            </w:tcBorders>
            <w:tcMar>
              <w:top w:w="100" w:type="dxa"/>
              <w:left w:w="100" w:type="dxa"/>
              <w:bottom w:w="100" w:type="dxa"/>
              <w:right w:w="100" w:type="dxa"/>
            </w:tcMar>
          </w:tcPr>
          <w:p w14:paraId="0408F966" w14:textId="77777777" w:rsidR="002177CA" w:rsidRDefault="002177CA" w:rsidP="006979C8">
            <w:r>
              <w:t>Varchar(20)</w:t>
            </w:r>
          </w:p>
        </w:tc>
      </w:tr>
      <w:tr w:rsidR="002177CA" w14:paraId="6B105E26"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8637BF" w14:textId="0F5EB6AC" w:rsidR="002177CA" w:rsidRDefault="00562350" w:rsidP="006979C8">
            <w:r>
              <w:t>prenom</w:t>
            </w:r>
          </w:p>
        </w:tc>
        <w:tc>
          <w:tcPr>
            <w:tcW w:w="4440" w:type="dxa"/>
            <w:tcBorders>
              <w:bottom w:val="single" w:sz="8" w:space="0" w:color="000000"/>
              <w:right w:val="single" w:sz="8" w:space="0" w:color="000000"/>
            </w:tcBorders>
            <w:tcMar>
              <w:top w:w="100" w:type="dxa"/>
              <w:left w:w="100" w:type="dxa"/>
              <w:bottom w:w="100" w:type="dxa"/>
              <w:right w:w="100" w:type="dxa"/>
            </w:tcMar>
          </w:tcPr>
          <w:p w14:paraId="571566AA" w14:textId="77777777" w:rsidR="002177CA" w:rsidRDefault="002177CA" w:rsidP="006979C8">
            <w:r>
              <w:t>Varchar(20)</w:t>
            </w:r>
          </w:p>
        </w:tc>
      </w:tr>
      <w:tr w:rsidR="002177CA" w14:paraId="3F234256"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F8C233" w14:textId="77777777" w:rsidR="002177CA" w:rsidRDefault="002177CA" w:rsidP="006979C8">
            <w:r>
              <w:t>courriel</w:t>
            </w:r>
          </w:p>
        </w:tc>
        <w:tc>
          <w:tcPr>
            <w:tcW w:w="4440" w:type="dxa"/>
            <w:tcBorders>
              <w:bottom w:val="single" w:sz="8" w:space="0" w:color="000000"/>
              <w:right w:val="single" w:sz="8" w:space="0" w:color="000000"/>
            </w:tcBorders>
            <w:tcMar>
              <w:top w:w="100" w:type="dxa"/>
              <w:left w:w="100" w:type="dxa"/>
              <w:bottom w:w="100" w:type="dxa"/>
              <w:right w:w="100" w:type="dxa"/>
            </w:tcMar>
          </w:tcPr>
          <w:p w14:paraId="7B3F1C07" w14:textId="4764CEB4" w:rsidR="002177CA" w:rsidRDefault="002177CA" w:rsidP="002424C8">
            <w:r>
              <w:t>Varchar(</w:t>
            </w:r>
            <w:r w:rsidR="002424C8">
              <w:t>255</w:t>
            </w:r>
            <w:r>
              <w:t>)</w:t>
            </w:r>
          </w:p>
        </w:tc>
      </w:tr>
      <w:tr w:rsidR="002177CA" w14:paraId="640E132C"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B4B894" w14:textId="77777777" w:rsidR="002177CA" w:rsidRDefault="002177CA" w:rsidP="006979C8">
            <w:r>
              <w:t>signataire</w:t>
            </w:r>
          </w:p>
        </w:tc>
        <w:tc>
          <w:tcPr>
            <w:tcW w:w="4440" w:type="dxa"/>
            <w:tcBorders>
              <w:bottom w:val="single" w:sz="8" w:space="0" w:color="000000"/>
              <w:right w:val="single" w:sz="8" w:space="0" w:color="000000"/>
            </w:tcBorders>
            <w:tcMar>
              <w:top w:w="100" w:type="dxa"/>
              <w:left w:w="100" w:type="dxa"/>
              <w:bottom w:w="100" w:type="dxa"/>
              <w:right w:w="100" w:type="dxa"/>
            </w:tcMar>
          </w:tcPr>
          <w:p w14:paraId="1E19EFB7" w14:textId="4E261C5F" w:rsidR="002177CA" w:rsidRDefault="00E050F3" w:rsidP="006979C8">
            <w:r>
              <w:t>Varchar(7</w:t>
            </w:r>
            <w:r w:rsidR="002177CA">
              <w:t>0)</w:t>
            </w:r>
          </w:p>
        </w:tc>
      </w:tr>
      <w:tr w:rsidR="002177CA" w14:paraId="76601992"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027B12" w14:textId="77777777" w:rsidR="002177CA" w:rsidRDefault="002177CA" w:rsidP="006979C8">
            <w:r>
              <w:t>dataSignature</w:t>
            </w:r>
          </w:p>
        </w:tc>
        <w:tc>
          <w:tcPr>
            <w:tcW w:w="4440" w:type="dxa"/>
            <w:tcBorders>
              <w:bottom w:val="single" w:sz="8" w:space="0" w:color="000000"/>
              <w:right w:val="single" w:sz="8" w:space="0" w:color="000000"/>
            </w:tcBorders>
            <w:tcMar>
              <w:top w:w="100" w:type="dxa"/>
              <w:left w:w="100" w:type="dxa"/>
              <w:bottom w:w="100" w:type="dxa"/>
              <w:right w:w="100" w:type="dxa"/>
            </w:tcMar>
          </w:tcPr>
          <w:p w14:paraId="79380D38" w14:textId="77777777" w:rsidR="002177CA" w:rsidRDefault="002177CA" w:rsidP="006979C8">
            <w:r>
              <w:t>Date</w:t>
            </w:r>
          </w:p>
        </w:tc>
      </w:tr>
      <w:tr w:rsidR="002177CA" w14:paraId="554A483D"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C1FC89" w14:textId="77777777" w:rsidR="002177CA" w:rsidRDefault="002177CA" w:rsidP="006979C8">
            <w:r>
              <w:t>telBureau</w:t>
            </w:r>
          </w:p>
        </w:tc>
        <w:tc>
          <w:tcPr>
            <w:tcW w:w="4440" w:type="dxa"/>
            <w:tcBorders>
              <w:bottom w:val="single" w:sz="8" w:space="0" w:color="000000"/>
              <w:right w:val="single" w:sz="8" w:space="0" w:color="000000"/>
            </w:tcBorders>
            <w:tcMar>
              <w:top w:w="100" w:type="dxa"/>
              <w:left w:w="100" w:type="dxa"/>
              <w:bottom w:w="100" w:type="dxa"/>
              <w:right w:w="100" w:type="dxa"/>
            </w:tcMar>
          </w:tcPr>
          <w:p w14:paraId="3001EF68" w14:textId="77777777" w:rsidR="002177CA" w:rsidRDefault="002177CA" w:rsidP="006979C8">
            <w:r>
              <w:t>varchar(15)</w:t>
            </w:r>
          </w:p>
        </w:tc>
      </w:tr>
      <w:tr w:rsidR="002177CA" w14:paraId="59153FE9"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C235BD" w14:textId="77777777" w:rsidR="002177CA" w:rsidRDefault="002177CA" w:rsidP="006979C8">
            <w:r>
              <w:t>telCellulaire</w:t>
            </w:r>
          </w:p>
        </w:tc>
        <w:tc>
          <w:tcPr>
            <w:tcW w:w="4440" w:type="dxa"/>
            <w:tcBorders>
              <w:bottom w:val="single" w:sz="8" w:space="0" w:color="000000"/>
              <w:right w:val="single" w:sz="8" w:space="0" w:color="000000"/>
            </w:tcBorders>
            <w:tcMar>
              <w:top w:w="100" w:type="dxa"/>
              <w:left w:w="100" w:type="dxa"/>
              <w:bottom w:w="100" w:type="dxa"/>
              <w:right w:w="100" w:type="dxa"/>
            </w:tcMar>
          </w:tcPr>
          <w:p w14:paraId="3E944484" w14:textId="77777777" w:rsidR="002177CA" w:rsidRDefault="002177CA" w:rsidP="006979C8">
            <w:r>
              <w:t>varchar(15)</w:t>
            </w:r>
          </w:p>
        </w:tc>
      </w:tr>
      <w:tr w:rsidR="002177CA" w14:paraId="35E4055C"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41C42F" w14:textId="5360425D" w:rsidR="002177CA" w:rsidRDefault="00562350" w:rsidP="006979C8">
            <w:r>
              <w:t>extension</w:t>
            </w:r>
          </w:p>
        </w:tc>
        <w:tc>
          <w:tcPr>
            <w:tcW w:w="4440" w:type="dxa"/>
            <w:tcBorders>
              <w:bottom w:val="single" w:sz="8" w:space="0" w:color="000000"/>
              <w:right w:val="single" w:sz="8" w:space="0" w:color="000000"/>
            </w:tcBorders>
            <w:tcMar>
              <w:top w:w="100" w:type="dxa"/>
              <w:left w:w="100" w:type="dxa"/>
              <w:bottom w:w="100" w:type="dxa"/>
              <w:right w:w="100" w:type="dxa"/>
            </w:tcMar>
          </w:tcPr>
          <w:p w14:paraId="39100030" w14:textId="77777777" w:rsidR="002177CA" w:rsidRDefault="002177CA" w:rsidP="006979C8">
            <w:r>
              <w:t>varchar(5)</w:t>
            </w:r>
          </w:p>
        </w:tc>
      </w:tr>
      <w:tr w:rsidR="002177CA" w14:paraId="27692BF8"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AE5EAF" w14:textId="1E440FCB" w:rsidR="002177CA" w:rsidRDefault="00562350" w:rsidP="006979C8">
            <w:r>
              <w:t>idem</w:t>
            </w:r>
          </w:p>
        </w:tc>
        <w:tc>
          <w:tcPr>
            <w:tcW w:w="4440" w:type="dxa"/>
            <w:tcBorders>
              <w:bottom w:val="single" w:sz="8" w:space="0" w:color="000000"/>
              <w:right w:val="single" w:sz="8" w:space="0" w:color="000000"/>
            </w:tcBorders>
            <w:tcMar>
              <w:top w:w="100" w:type="dxa"/>
              <w:left w:w="100" w:type="dxa"/>
              <w:bottom w:w="100" w:type="dxa"/>
              <w:right w:w="100" w:type="dxa"/>
            </w:tcMar>
          </w:tcPr>
          <w:p w14:paraId="47732542" w14:textId="77777777" w:rsidR="002177CA" w:rsidRDefault="002177CA" w:rsidP="006979C8">
            <w:r>
              <w:t>Boolean</w:t>
            </w:r>
          </w:p>
        </w:tc>
      </w:tr>
    </w:tbl>
    <w:p w14:paraId="08C89E84" w14:textId="77777777" w:rsidR="002177CA" w:rsidRDefault="002177CA" w:rsidP="002177CA">
      <w:r>
        <w:t xml:space="preserve"> </w:t>
      </w:r>
    </w:p>
    <w:p w14:paraId="2F1AF7B0" w14:textId="77777777" w:rsidR="002424C8" w:rsidRDefault="002424C8" w:rsidP="002177CA"/>
    <w:p w14:paraId="389CDB14" w14:textId="77777777" w:rsidR="002424C8" w:rsidRDefault="002424C8" w:rsidP="002177CA"/>
    <w:p w14:paraId="748D5452" w14:textId="77777777" w:rsidR="002424C8" w:rsidRDefault="002424C8" w:rsidP="002177CA"/>
    <w:p w14:paraId="6CE8C79F" w14:textId="77777777" w:rsidR="002424C8" w:rsidRDefault="002424C8" w:rsidP="002177CA"/>
    <w:p w14:paraId="393F0617" w14:textId="77777777" w:rsidR="002424C8" w:rsidRDefault="002424C8" w:rsidP="002177CA"/>
    <w:p w14:paraId="41D9666A" w14:textId="77777777" w:rsidR="002424C8" w:rsidRDefault="002424C8" w:rsidP="002177CA"/>
    <w:p w14:paraId="4C3AC3FA" w14:textId="77777777" w:rsidR="002424C8" w:rsidRDefault="002424C8" w:rsidP="002177CA"/>
    <w:p w14:paraId="1375E421" w14:textId="77777777" w:rsidR="002177CA" w:rsidRDefault="002177CA" w:rsidP="002177CA">
      <w:r>
        <w:lastRenderedPageBreak/>
        <w:t>Classe Contrat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3BFDDA0C"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CBD85FB"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DC9A64D" w14:textId="77777777" w:rsidR="002177CA" w:rsidRDefault="002177CA" w:rsidP="006979C8">
            <w:r>
              <w:t>Type (longueur)</w:t>
            </w:r>
          </w:p>
        </w:tc>
      </w:tr>
      <w:tr w:rsidR="002177CA" w14:paraId="6E90718C"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A2E4CA" w14:textId="77777777" w:rsidR="002177CA" w:rsidRDefault="002177CA" w:rsidP="006979C8">
            <w:r>
              <w:t>noContrat</w:t>
            </w:r>
          </w:p>
        </w:tc>
        <w:tc>
          <w:tcPr>
            <w:tcW w:w="4425" w:type="dxa"/>
            <w:tcBorders>
              <w:bottom w:val="single" w:sz="8" w:space="0" w:color="000000"/>
              <w:right w:val="single" w:sz="8" w:space="0" w:color="000000"/>
            </w:tcBorders>
            <w:tcMar>
              <w:top w:w="100" w:type="dxa"/>
              <w:left w:w="100" w:type="dxa"/>
              <w:bottom w:w="100" w:type="dxa"/>
              <w:right w:w="100" w:type="dxa"/>
            </w:tcMar>
          </w:tcPr>
          <w:p w14:paraId="482FD879" w14:textId="77777777" w:rsidR="002177CA" w:rsidRDefault="002177CA" w:rsidP="006979C8">
            <w:r>
              <w:t>varchar(50)</w:t>
            </w:r>
          </w:p>
        </w:tc>
      </w:tr>
      <w:tr w:rsidR="002177CA" w14:paraId="77A97880"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60EEA9" w14:textId="77A52A42" w:rsidR="002177CA" w:rsidRDefault="00562350" w:rsidP="006979C8">
            <w:r>
              <w:t>lieu</w:t>
            </w:r>
          </w:p>
        </w:tc>
        <w:tc>
          <w:tcPr>
            <w:tcW w:w="4425" w:type="dxa"/>
            <w:tcBorders>
              <w:bottom w:val="single" w:sz="8" w:space="0" w:color="000000"/>
              <w:right w:val="single" w:sz="8" w:space="0" w:color="000000"/>
            </w:tcBorders>
            <w:tcMar>
              <w:top w:w="100" w:type="dxa"/>
              <w:left w:w="100" w:type="dxa"/>
              <w:bottom w:w="100" w:type="dxa"/>
              <w:right w:w="100" w:type="dxa"/>
            </w:tcMar>
          </w:tcPr>
          <w:p w14:paraId="3FB0AB53" w14:textId="77777777" w:rsidR="002177CA" w:rsidRDefault="002177CA" w:rsidP="006979C8">
            <w:r>
              <w:t>Text</w:t>
            </w:r>
          </w:p>
        </w:tc>
      </w:tr>
      <w:tr w:rsidR="002177CA" w14:paraId="22947268"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80AF2D"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52CD21BF" w14:textId="77777777" w:rsidR="002177CA" w:rsidRDefault="002177CA" w:rsidP="006979C8">
            <w:r>
              <w:t xml:space="preserve">Text </w:t>
            </w:r>
          </w:p>
        </w:tc>
      </w:tr>
      <w:tr w:rsidR="002177CA" w14:paraId="010AE065"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F5C757" w14:textId="69CD31FB" w:rsidR="002177CA" w:rsidRDefault="00562350"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76ED19FC" w14:textId="77777777" w:rsidR="002177CA" w:rsidRDefault="002177CA" w:rsidP="006979C8">
            <w:r>
              <w:t>Varchar(50)</w:t>
            </w:r>
          </w:p>
        </w:tc>
      </w:tr>
      <w:tr w:rsidR="002177CA" w14:paraId="39A7E16D"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4F424F" w14:textId="32F2B8D8" w:rsidR="002177CA" w:rsidRDefault="00562350" w:rsidP="006979C8">
            <w:r>
              <w:t>commentaire</w:t>
            </w:r>
          </w:p>
        </w:tc>
        <w:tc>
          <w:tcPr>
            <w:tcW w:w="4425" w:type="dxa"/>
            <w:tcBorders>
              <w:bottom w:val="single" w:sz="8" w:space="0" w:color="000000"/>
              <w:right w:val="single" w:sz="8" w:space="0" w:color="000000"/>
            </w:tcBorders>
            <w:tcMar>
              <w:top w:w="100" w:type="dxa"/>
              <w:left w:w="100" w:type="dxa"/>
              <w:bottom w:w="100" w:type="dxa"/>
              <w:right w:w="100" w:type="dxa"/>
            </w:tcMar>
          </w:tcPr>
          <w:p w14:paraId="10AF8C59" w14:textId="77777777" w:rsidR="002177CA" w:rsidRDefault="002177CA" w:rsidP="006979C8">
            <w:r>
              <w:t>Text</w:t>
            </w:r>
          </w:p>
        </w:tc>
      </w:tr>
    </w:tbl>
    <w:p w14:paraId="0E5E8968" w14:textId="77777777" w:rsidR="002177CA" w:rsidRDefault="002177CA" w:rsidP="002177CA"/>
    <w:p w14:paraId="5BCA1B4B" w14:textId="77777777" w:rsidR="002177CA" w:rsidRDefault="002177CA" w:rsidP="002177CA">
      <w:r>
        <w:t xml:space="preserve">Classe Engagement :   </w:t>
      </w:r>
      <w:r>
        <w:tab/>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70"/>
        <w:gridCol w:w="4410"/>
      </w:tblGrid>
      <w:tr w:rsidR="002177CA" w14:paraId="12879640" w14:textId="77777777" w:rsidTr="006979C8">
        <w:tc>
          <w:tcPr>
            <w:tcW w:w="447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385F525" w14:textId="77777777" w:rsidR="002177CA" w:rsidRDefault="002177CA" w:rsidP="006979C8">
            <w:r>
              <w:t>Champ :</w:t>
            </w:r>
          </w:p>
        </w:tc>
        <w:tc>
          <w:tcPr>
            <w:tcW w:w="441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51A71AB" w14:textId="77777777" w:rsidR="002177CA" w:rsidRDefault="002177CA" w:rsidP="006979C8">
            <w:r>
              <w:t>Type (longueur)</w:t>
            </w:r>
          </w:p>
        </w:tc>
      </w:tr>
      <w:tr w:rsidR="002177CA" w14:paraId="681B61CF"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9BC2BA" w14:textId="77777777" w:rsidR="002177CA" w:rsidRDefault="002177CA" w:rsidP="006979C8">
            <w:r>
              <w:t>noEngagement</w:t>
            </w:r>
          </w:p>
        </w:tc>
        <w:tc>
          <w:tcPr>
            <w:tcW w:w="4410" w:type="dxa"/>
            <w:tcBorders>
              <w:bottom w:val="single" w:sz="8" w:space="0" w:color="000000"/>
              <w:right w:val="single" w:sz="8" w:space="0" w:color="000000"/>
            </w:tcBorders>
            <w:tcMar>
              <w:top w:w="100" w:type="dxa"/>
              <w:left w:w="100" w:type="dxa"/>
              <w:bottom w:w="100" w:type="dxa"/>
              <w:right w:w="100" w:type="dxa"/>
            </w:tcMar>
          </w:tcPr>
          <w:p w14:paraId="508A6396" w14:textId="77777777" w:rsidR="002177CA" w:rsidRDefault="002177CA" w:rsidP="006979C8">
            <w:r>
              <w:t>Integer</w:t>
            </w:r>
          </w:p>
        </w:tc>
      </w:tr>
      <w:tr w:rsidR="002177CA" w14:paraId="220D192B"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8426C0" w14:textId="77777777" w:rsidR="002177CA" w:rsidRDefault="002177CA" w:rsidP="006979C8">
            <w:r>
              <w:t>description</w:t>
            </w:r>
          </w:p>
        </w:tc>
        <w:tc>
          <w:tcPr>
            <w:tcW w:w="4410" w:type="dxa"/>
            <w:tcBorders>
              <w:bottom w:val="single" w:sz="8" w:space="0" w:color="000000"/>
              <w:right w:val="single" w:sz="8" w:space="0" w:color="000000"/>
            </w:tcBorders>
            <w:tcMar>
              <w:top w:w="100" w:type="dxa"/>
              <w:left w:w="100" w:type="dxa"/>
              <w:bottom w:w="100" w:type="dxa"/>
              <w:right w:w="100" w:type="dxa"/>
            </w:tcMar>
          </w:tcPr>
          <w:p w14:paraId="51CF8ACF" w14:textId="77777777" w:rsidR="002177CA" w:rsidRDefault="002177CA" w:rsidP="006979C8">
            <w:r>
              <w:t>Text</w:t>
            </w:r>
          </w:p>
        </w:tc>
      </w:tr>
      <w:tr w:rsidR="002177CA" w14:paraId="2278F22A"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8B44A9" w14:textId="298AF7BE" w:rsidR="002177CA" w:rsidRDefault="00562350" w:rsidP="006979C8">
            <w:r>
              <w:t>date</w:t>
            </w:r>
          </w:p>
        </w:tc>
        <w:tc>
          <w:tcPr>
            <w:tcW w:w="4410" w:type="dxa"/>
            <w:tcBorders>
              <w:bottom w:val="single" w:sz="8" w:space="0" w:color="000000"/>
              <w:right w:val="single" w:sz="8" w:space="0" w:color="000000"/>
            </w:tcBorders>
            <w:tcMar>
              <w:top w:w="100" w:type="dxa"/>
              <w:left w:w="100" w:type="dxa"/>
              <w:bottom w:w="100" w:type="dxa"/>
              <w:right w:w="100" w:type="dxa"/>
            </w:tcMar>
          </w:tcPr>
          <w:p w14:paraId="58D5F085" w14:textId="77777777" w:rsidR="002177CA" w:rsidRDefault="002177CA" w:rsidP="006979C8">
            <w:r>
              <w:t>Date</w:t>
            </w:r>
          </w:p>
        </w:tc>
      </w:tr>
      <w:tr w:rsidR="002177CA" w14:paraId="65884428"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EEF28D" w14:textId="1C600F88" w:rsidR="002177CA" w:rsidRDefault="00562350" w:rsidP="006979C8">
            <w:r>
              <w:t>heure</w:t>
            </w:r>
          </w:p>
        </w:tc>
        <w:tc>
          <w:tcPr>
            <w:tcW w:w="4410" w:type="dxa"/>
            <w:tcBorders>
              <w:bottom w:val="single" w:sz="8" w:space="0" w:color="000000"/>
              <w:right w:val="single" w:sz="8" w:space="0" w:color="000000"/>
            </w:tcBorders>
            <w:tcMar>
              <w:top w:w="100" w:type="dxa"/>
              <w:left w:w="100" w:type="dxa"/>
              <w:bottom w:w="100" w:type="dxa"/>
              <w:right w:w="100" w:type="dxa"/>
            </w:tcMar>
          </w:tcPr>
          <w:p w14:paraId="2DDBD507" w14:textId="77777777" w:rsidR="002177CA" w:rsidRDefault="002177CA" w:rsidP="006979C8">
            <w:r>
              <w:t>time</w:t>
            </w:r>
          </w:p>
        </w:tc>
      </w:tr>
      <w:tr w:rsidR="002177CA" w14:paraId="298FB7CC"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ABB1D6" w14:textId="77777777" w:rsidR="002177CA" w:rsidRDefault="002177CA" w:rsidP="006979C8">
            <w:r>
              <w:t>commentaire</w:t>
            </w:r>
          </w:p>
        </w:tc>
        <w:tc>
          <w:tcPr>
            <w:tcW w:w="4410" w:type="dxa"/>
            <w:tcBorders>
              <w:bottom w:val="single" w:sz="8" w:space="0" w:color="000000"/>
              <w:right w:val="single" w:sz="8" w:space="0" w:color="000000"/>
            </w:tcBorders>
            <w:tcMar>
              <w:top w:w="100" w:type="dxa"/>
              <w:left w:w="100" w:type="dxa"/>
              <w:bottom w:w="100" w:type="dxa"/>
              <w:right w:w="100" w:type="dxa"/>
            </w:tcMar>
          </w:tcPr>
          <w:p w14:paraId="50D22985" w14:textId="77777777" w:rsidR="002177CA" w:rsidRDefault="002177CA" w:rsidP="006979C8">
            <w:r>
              <w:t>Text</w:t>
            </w:r>
          </w:p>
        </w:tc>
      </w:tr>
      <w:tr w:rsidR="002177CA" w14:paraId="518F5A2C"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AD6D8" w14:textId="77777777" w:rsidR="002177CA" w:rsidRDefault="002177CA" w:rsidP="006979C8">
            <w:r>
              <w:t>nature</w:t>
            </w:r>
          </w:p>
        </w:tc>
        <w:tc>
          <w:tcPr>
            <w:tcW w:w="4410" w:type="dxa"/>
            <w:tcBorders>
              <w:bottom w:val="single" w:sz="8" w:space="0" w:color="000000"/>
              <w:right w:val="single" w:sz="8" w:space="0" w:color="000000"/>
            </w:tcBorders>
            <w:tcMar>
              <w:top w:w="100" w:type="dxa"/>
              <w:left w:w="100" w:type="dxa"/>
              <w:bottom w:w="100" w:type="dxa"/>
              <w:right w:w="100" w:type="dxa"/>
            </w:tcMar>
          </w:tcPr>
          <w:p w14:paraId="2E60C5C1" w14:textId="77777777" w:rsidR="002177CA" w:rsidRDefault="002177CA" w:rsidP="006979C8">
            <w:r>
              <w:t>Varchar(50)</w:t>
            </w:r>
          </w:p>
        </w:tc>
      </w:tr>
      <w:tr w:rsidR="002177CA" w14:paraId="12D60716"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833AC1" w14:textId="77777777" w:rsidR="002177CA" w:rsidRDefault="002177CA" w:rsidP="006979C8">
            <w:r>
              <w:t>durée</w:t>
            </w:r>
          </w:p>
        </w:tc>
        <w:tc>
          <w:tcPr>
            <w:tcW w:w="4410" w:type="dxa"/>
            <w:tcBorders>
              <w:bottom w:val="single" w:sz="8" w:space="0" w:color="000000"/>
              <w:right w:val="single" w:sz="8" w:space="0" w:color="000000"/>
            </w:tcBorders>
            <w:tcMar>
              <w:top w:w="100" w:type="dxa"/>
              <w:left w:w="100" w:type="dxa"/>
              <w:bottom w:w="100" w:type="dxa"/>
              <w:right w:w="100" w:type="dxa"/>
            </w:tcMar>
          </w:tcPr>
          <w:p w14:paraId="5C71BFC0" w14:textId="77777777" w:rsidR="002177CA" w:rsidRDefault="002177CA" w:rsidP="006979C8">
            <w:r>
              <w:t>Varchar(6)</w:t>
            </w:r>
          </w:p>
        </w:tc>
      </w:tr>
      <w:tr w:rsidR="002177CA" w14:paraId="62B90CB7" w14:textId="77777777" w:rsidTr="00A327CD">
        <w:tc>
          <w:tcPr>
            <w:tcW w:w="4470" w:type="dxa"/>
            <w:tcBorders>
              <w:left w:val="single" w:sz="8" w:space="0" w:color="000000"/>
              <w:right w:val="single" w:sz="8" w:space="0" w:color="000000"/>
            </w:tcBorders>
            <w:tcMar>
              <w:top w:w="100" w:type="dxa"/>
              <w:left w:w="100" w:type="dxa"/>
              <w:bottom w:w="100" w:type="dxa"/>
              <w:right w:w="100" w:type="dxa"/>
            </w:tcMar>
          </w:tcPr>
          <w:p w14:paraId="37DAA4C5" w14:textId="77777777" w:rsidR="002177CA" w:rsidRDefault="002177CA" w:rsidP="006979C8">
            <w:r>
              <w:t>lieu</w:t>
            </w:r>
          </w:p>
        </w:tc>
        <w:tc>
          <w:tcPr>
            <w:tcW w:w="4410" w:type="dxa"/>
            <w:tcBorders>
              <w:right w:val="single" w:sz="8" w:space="0" w:color="000000"/>
            </w:tcBorders>
            <w:tcMar>
              <w:top w:w="100" w:type="dxa"/>
              <w:left w:w="100" w:type="dxa"/>
              <w:bottom w:w="100" w:type="dxa"/>
              <w:right w:w="100" w:type="dxa"/>
            </w:tcMar>
          </w:tcPr>
          <w:p w14:paraId="59EFE1DF" w14:textId="77777777" w:rsidR="002177CA" w:rsidRDefault="002177CA" w:rsidP="006979C8">
            <w:r>
              <w:t>Text</w:t>
            </w:r>
          </w:p>
        </w:tc>
      </w:tr>
      <w:tr w:rsidR="009A0967" w14:paraId="4E964AE2"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F03974" w14:textId="74F281E9" w:rsidR="009A0967" w:rsidRDefault="009A0967" w:rsidP="006979C8">
            <w:r>
              <w:lastRenderedPageBreak/>
              <w:t>descriptionCourte</w:t>
            </w:r>
          </w:p>
        </w:tc>
        <w:tc>
          <w:tcPr>
            <w:tcW w:w="4410" w:type="dxa"/>
            <w:tcBorders>
              <w:bottom w:val="single" w:sz="8" w:space="0" w:color="000000"/>
              <w:right w:val="single" w:sz="8" w:space="0" w:color="000000"/>
            </w:tcBorders>
            <w:tcMar>
              <w:top w:w="100" w:type="dxa"/>
              <w:left w:w="100" w:type="dxa"/>
              <w:bottom w:w="100" w:type="dxa"/>
              <w:right w:w="100" w:type="dxa"/>
            </w:tcMar>
          </w:tcPr>
          <w:p w14:paraId="5AD8EA03" w14:textId="166ECE25" w:rsidR="009A0967" w:rsidRDefault="009A0967" w:rsidP="006979C8">
            <w:r>
              <w:t>Text</w:t>
            </w:r>
          </w:p>
        </w:tc>
      </w:tr>
    </w:tbl>
    <w:p w14:paraId="08FCED30" w14:textId="2AD2CB02" w:rsidR="002177CA" w:rsidRDefault="00B02F8C" w:rsidP="002177CA">
      <w:r>
        <w:t xml:space="preserve"> </w:t>
      </w:r>
    </w:p>
    <w:p w14:paraId="6A240268" w14:textId="77777777" w:rsidR="002177CA" w:rsidRDefault="002177CA" w:rsidP="002177CA">
      <w:r>
        <w:t xml:space="preserve">Classe Exigence :      </w:t>
      </w:r>
      <w:r>
        <w:tab/>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0D00CD58"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027D43ED"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1AA37D0B" w14:textId="77777777" w:rsidR="002177CA" w:rsidRDefault="002177CA" w:rsidP="006979C8">
            <w:r>
              <w:t>Type (longueur)</w:t>
            </w:r>
          </w:p>
        </w:tc>
      </w:tr>
      <w:tr w:rsidR="002177CA" w14:paraId="4184F9E0"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D251E0" w14:textId="77777777" w:rsidR="002177CA" w:rsidRDefault="002177CA" w:rsidP="006979C8">
            <w:r>
              <w:t>noExigence</w:t>
            </w:r>
          </w:p>
        </w:tc>
        <w:tc>
          <w:tcPr>
            <w:tcW w:w="4425" w:type="dxa"/>
            <w:tcBorders>
              <w:bottom w:val="single" w:sz="8" w:space="0" w:color="000000"/>
              <w:right w:val="single" w:sz="8" w:space="0" w:color="000000"/>
            </w:tcBorders>
            <w:tcMar>
              <w:top w:w="100" w:type="dxa"/>
              <w:left w:w="100" w:type="dxa"/>
              <w:bottom w:w="100" w:type="dxa"/>
              <w:right w:w="100" w:type="dxa"/>
            </w:tcMar>
          </w:tcPr>
          <w:p w14:paraId="099C0553" w14:textId="77777777" w:rsidR="002177CA" w:rsidRDefault="002177CA" w:rsidP="006979C8">
            <w:r>
              <w:t>Integer</w:t>
            </w:r>
          </w:p>
        </w:tc>
      </w:tr>
      <w:tr w:rsidR="002177CA" w14:paraId="1074B8F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72CD1C" w14:textId="77777777" w:rsidR="002177CA" w:rsidRDefault="002177CA"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403370A1" w14:textId="77777777" w:rsidR="002177CA" w:rsidRDefault="002177CA" w:rsidP="006979C8">
            <w:r>
              <w:t>Varchar(20)</w:t>
            </w:r>
          </w:p>
        </w:tc>
      </w:tr>
      <w:tr w:rsidR="002177CA" w14:paraId="23E346C8"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E7B0F7"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1B7CF582" w14:textId="77777777" w:rsidR="002177CA" w:rsidRDefault="002177CA" w:rsidP="006979C8">
            <w:r>
              <w:t>Text</w:t>
            </w:r>
          </w:p>
        </w:tc>
      </w:tr>
      <w:tr w:rsidR="002177CA" w14:paraId="400E489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1F363A" w14:textId="77777777" w:rsidR="002177CA" w:rsidRDefault="002177CA" w:rsidP="006979C8">
            <w:r>
              <w:t>statut</w:t>
            </w:r>
          </w:p>
        </w:tc>
        <w:tc>
          <w:tcPr>
            <w:tcW w:w="4425" w:type="dxa"/>
            <w:tcBorders>
              <w:bottom w:val="single" w:sz="8" w:space="0" w:color="000000"/>
              <w:right w:val="single" w:sz="8" w:space="0" w:color="000000"/>
            </w:tcBorders>
            <w:tcMar>
              <w:top w:w="100" w:type="dxa"/>
              <w:left w:w="100" w:type="dxa"/>
              <w:bottom w:w="100" w:type="dxa"/>
              <w:right w:w="100" w:type="dxa"/>
            </w:tcMar>
          </w:tcPr>
          <w:p w14:paraId="05704B88" w14:textId="77777777" w:rsidR="002177CA" w:rsidRDefault="002177CA" w:rsidP="006979C8">
            <w:r>
              <w:t>varchar(50)</w:t>
            </w:r>
          </w:p>
        </w:tc>
      </w:tr>
      <w:tr w:rsidR="002177CA" w14:paraId="1140208D"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02CA4C" w14:textId="77777777" w:rsidR="002177CA" w:rsidRDefault="002177CA" w:rsidP="006979C8">
            <w:r>
              <w:t>date</w:t>
            </w:r>
          </w:p>
        </w:tc>
        <w:tc>
          <w:tcPr>
            <w:tcW w:w="4425" w:type="dxa"/>
            <w:tcBorders>
              <w:bottom w:val="single" w:sz="8" w:space="0" w:color="000000"/>
              <w:right w:val="single" w:sz="8" w:space="0" w:color="000000"/>
            </w:tcBorders>
            <w:tcMar>
              <w:top w:w="100" w:type="dxa"/>
              <w:left w:w="100" w:type="dxa"/>
              <w:bottom w:w="100" w:type="dxa"/>
              <w:right w:w="100" w:type="dxa"/>
            </w:tcMar>
          </w:tcPr>
          <w:p w14:paraId="2917CDD5" w14:textId="77777777" w:rsidR="002177CA" w:rsidRDefault="002177CA" w:rsidP="006979C8">
            <w:r>
              <w:t>Date</w:t>
            </w:r>
          </w:p>
        </w:tc>
      </w:tr>
      <w:tr w:rsidR="002177CA" w14:paraId="2B262266"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2D6F3A" w14:textId="77777777" w:rsidR="002177CA" w:rsidRDefault="002177CA" w:rsidP="006979C8">
            <w:r>
              <w:t>montant</w:t>
            </w:r>
          </w:p>
        </w:tc>
        <w:tc>
          <w:tcPr>
            <w:tcW w:w="4425" w:type="dxa"/>
            <w:tcBorders>
              <w:bottom w:val="single" w:sz="8" w:space="0" w:color="000000"/>
              <w:right w:val="single" w:sz="8" w:space="0" w:color="000000"/>
            </w:tcBorders>
            <w:tcMar>
              <w:top w:w="100" w:type="dxa"/>
              <w:left w:w="100" w:type="dxa"/>
              <w:bottom w:w="100" w:type="dxa"/>
              <w:right w:w="100" w:type="dxa"/>
            </w:tcMar>
          </w:tcPr>
          <w:p w14:paraId="3E10F224" w14:textId="77777777" w:rsidR="002177CA" w:rsidRDefault="002177CA" w:rsidP="006979C8">
            <w:r>
              <w:t>Decimal</w:t>
            </w:r>
          </w:p>
        </w:tc>
      </w:tr>
      <w:tr w:rsidR="00B02F8C" w14:paraId="235025AC"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8568E" w14:textId="54C20183" w:rsidR="00B02F8C" w:rsidRDefault="00B02F8C" w:rsidP="006979C8">
            <w:r>
              <w:t>descriptionCourte</w:t>
            </w:r>
          </w:p>
        </w:tc>
        <w:tc>
          <w:tcPr>
            <w:tcW w:w="4425" w:type="dxa"/>
            <w:tcBorders>
              <w:bottom w:val="single" w:sz="8" w:space="0" w:color="000000"/>
              <w:right w:val="single" w:sz="8" w:space="0" w:color="000000"/>
            </w:tcBorders>
            <w:tcMar>
              <w:top w:w="100" w:type="dxa"/>
              <w:left w:w="100" w:type="dxa"/>
              <w:bottom w:w="100" w:type="dxa"/>
              <w:right w:w="100" w:type="dxa"/>
            </w:tcMar>
          </w:tcPr>
          <w:p w14:paraId="335D74A1" w14:textId="78FF4A47" w:rsidR="00B02F8C" w:rsidRDefault="00B02F8C" w:rsidP="006979C8">
            <w:r>
              <w:t>Varchar(255)</w:t>
            </w:r>
          </w:p>
        </w:tc>
      </w:tr>
      <w:tr w:rsidR="002177CA" w14:paraId="1CA55EB4"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27C4B" w14:textId="77777777" w:rsidR="002177CA" w:rsidRDefault="002177CA" w:rsidP="006979C8">
            <w:r>
              <w:t>commentaire</w:t>
            </w:r>
          </w:p>
        </w:tc>
        <w:tc>
          <w:tcPr>
            <w:tcW w:w="4425" w:type="dxa"/>
            <w:tcBorders>
              <w:bottom w:val="single" w:sz="8" w:space="0" w:color="000000"/>
              <w:right w:val="single" w:sz="8" w:space="0" w:color="000000"/>
            </w:tcBorders>
            <w:tcMar>
              <w:top w:w="100" w:type="dxa"/>
              <w:left w:w="100" w:type="dxa"/>
              <w:bottom w:w="100" w:type="dxa"/>
              <w:right w:w="100" w:type="dxa"/>
            </w:tcMar>
          </w:tcPr>
          <w:p w14:paraId="07672FE7" w14:textId="77777777" w:rsidR="002177CA" w:rsidRDefault="002177CA" w:rsidP="006979C8">
            <w:r>
              <w:t>Text</w:t>
            </w:r>
          </w:p>
        </w:tc>
      </w:tr>
    </w:tbl>
    <w:p w14:paraId="0F2ED232" w14:textId="77777777" w:rsidR="002177CA" w:rsidRDefault="002177CA" w:rsidP="002177CA">
      <w:r>
        <w:t xml:space="preserve"> </w:t>
      </w:r>
    </w:p>
    <w:p w14:paraId="1242817D" w14:textId="77777777" w:rsidR="002177CA" w:rsidRDefault="002177CA" w:rsidP="002177CA"/>
    <w:p w14:paraId="1C6E4A2A" w14:textId="77777777" w:rsidR="002177CA" w:rsidRDefault="002177CA" w:rsidP="002177CA">
      <w:r>
        <w:t>Classe Statut:</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73DBDA5E" w14:textId="77777777" w:rsidTr="006979C8">
        <w:tc>
          <w:tcPr>
            <w:tcW w:w="4514" w:type="dxa"/>
            <w:shd w:val="clear" w:color="auto" w:fill="999999"/>
            <w:tcMar>
              <w:top w:w="100" w:type="dxa"/>
              <w:left w:w="100" w:type="dxa"/>
              <w:bottom w:w="100" w:type="dxa"/>
              <w:right w:w="100" w:type="dxa"/>
            </w:tcMar>
          </w:tcPr>
          <w:p w14:paraId="4E1FF81C" w14:textId="77777777" w:rsidR="002177CA" w:rsidRDefault="002177CA" w:rsidP="006979C8">
            <w:pPr>
              <w:widowControl w:val="0"/>
              <w:spacing w:line="240" w:lineRule="auto"/>
            </w:pPr>
            <w:r>
              <w:t xml:space="preserve">Champ : </w:t>
            </w:r>
          </w:p>
        </w:tc>
        <w:tc>
          <w:tcPr>
            <w:tcW w:w="4514" w:type="dxa"/>
            <w:shd w:val="clear" w:color="auto" w:fill="999999"/>
            <w:tcMar>
              <w:top w:w="100" w:type="dxa"/>
              <w:left w:w="100" w:type="dxa"/>
              <w:bottom w:w="100" w:type="dxa"/>
              <w:right w:w="100" w:type="dxa"/>
            </w:tcMar>
          </w:tcPr>
          <w:p w14:paraId="3B7E359F" w14:textId="77777777" w:rsidR="002177CA" w:rsidRDefault="002177CA" w:rsidP="006979C8">
            <w:pPr>
              <w:widowControl w:val="0"/>
              <w:spacing w:line="240" w:lineRule="auto"/>
            </w:pPr>
            <w:r>
              <w:t>Type (Longueur)</w:t>
            </w:r>
          </w:p>
        </w:tc>
      </w:tr>
      <w:tr w:rsidR="002177CA" w14:paraId="52529DDC" w14:textId="77777777" w:rsidTr="006979C8">
        <w:tc>
          <w:tcPr>
            <w:tcW w:w="4514" w:type="dxa"/>
            <w:tcMar>
              <w:top w:w="100" w:type="dxa"/>
              <w:left w:w="100" w:type="dxa"/>
              <w:bottom w:w="100" w:type="dxa"/>
              <w:right w:w="100" w:type="dxa"/>
            </w:tcMar>
          </w:tcPr>
          <w:p w14:paraId="54553E89" w14:textId="77777777" w:rsidR="002177CA" w:rsidRDefault="002177CA" w:rsidP="006979C8">
            <w:pPr>
              <w:widowControl w:val="0"/>
              <w:spacing w:line="240" w:lineRule="auto"/>
            </w:pPr>
            <w:r>
              <w:t>noStatut</w:t>
            </w:r>
          </w:p>
        </w:tc>
        <w:tc>
          <w:tcPr>
            <w:tcW w:w="4514" w:type="dxa"/>
            <w:tcMar>
              <w:top w:w="100" w:type="dxa"/>
              <w:left w:w="100" w:type="dxa"/>
              <w:bottom w:w="100" w:type="dxa"/>
              <w:right w:w="100" w:type="dxa"/>
            </w:tcMar>
          </w:tcPr>
          <w:p w14:paraId="654CE74F" w14:textId="77777777" w:rsidR="002177CA" w:rsidRDefault="002177CA" w:rsidP="006979C8">
            <w:pPr>
              <w:widowControl w:val="0"/>
              <w:spacing w:line="240" w:lineRule="auto"/>
            </w:pPr>
            <w:r>
              <w:t>Integer</w:t>
            </w:r>
          </w:p>
        </w:tc>
      </w:tr>
      <w:tr w:rsidR="002177CA" w14:paraId="0C49CB96" w14:textId="77777777" w:rsidTr="006979C8">
        <w:tc>
          <w:tcPr>
            <w:tcW w:w="4514" w:type="dxa"/>
            <w:tcMar>
              <w:top w:w="100" w:type="dxa"/>
              <w:left w:w="100" w:type="dxa"/>
              <w:bottom w:w="100" w:type="dxa"/>
              <w:right w:w="100" w:type="dxa"/>
            </w:tcMar>
          </w:tcPr>
          <w:p w14:paraId="467EEACC" w14:textId="77777777" w:rsidR="002177CA" w:rsidRDefault="002177CA" w:rsidP="006979C8">
            <w:pPr>
              <w:widowControl w:val="0"/>
              <w:spacing w:line="240" w:lineRule="auto"/>
            </w:pPr>
            <w:r>
              <w:t>nomStatut</w:t>
            </w:r>
          </w:p>
        </w:tc>
        <w:tc>
          <w:tcPr>
            <w:tcW w:w="4514" w:type="dxa"/>
            <w:tcMar>
              <w:top w:w="100" w:type="dxa"/>
              <w:left w:w="100" w:type="dxa"/>
              <w:bottom w:w="100" w:type="dxa"/>
              <w:right w:w="100" w:type="dxa"/>
            </w:tcMar>
          </w:tcPr>
          <w:p w14:paraId="0E0260D7" w14:textId="77777777" w:rsidR="002177CA" w:rsidRDefault="002177CA" w:rsidP="006979C8">
            <w:pPr>
              <w:widowControl w:val="0"/>
              <w:spacing w:line="240" w:lineRule="auto"/>
            </w:pPr>
            <w:r>
              <w:t>varchar(20)</w:t>
            </w:r>
          </w:p>
        </w:tc>
      </w:tr>
      <w:tr w:rsidR="002177CA" w14:paraId="02799D84" w14:textId="77777777" w:rsidTr="006979C8">
        <w:tc>
          <w:tcPr>
            <w:tcW w:w="4514" w:type="dxa"/>
            <w:tcMar>
              <w:top w:w="100" w:type="dxa"/>
              <w:left w:w="100" w:type="dxa"/>
              <w:bottom w:w="100" w:type="dxa"/>
              <w:right w:w="100" w:type="dxa"/>
            </w:tcMar>
          </w:tcPr>
          <w:p w14:paraId="0613E4CE" w14:textId="77777777" w:rsidR="002177CA" w:rsidRDefault="002177CA" w:rsidP="006979C8">
            <w:pPr>
              <w:widowControl w:val="0"/>
              <w:spacing w:line="240" w:lineRule="auto"/>
            </w:pPr>
            <w:r>
              <w:t>description</w:t>
            </w:r>
          </w:p>
        </w:tc>
        <w:tc>
          <w:tcPr>
            <w:tcW w:w="4514" w:type="dxa"/>
            <w:tcMar>
              <w:top w:w="100" w:type="dxa"/>
              <w:left w:w="100" w:type="dxa"/>
              <w:bottom w:w="100" w:type="dxa"/>
              <w:right w:w="100" w:type="dxa"/>
            </w:tcMar>
          </w:tcPr>
          <w:p w14:paraId="443D65DD" w14:textId="77777777" w:rsidR="002177CA" w:rsidRDefault="002177CA" w:rsidP="006979C8">
            <w:pPr>
              <w:widowControl w:val="0"/>
              <w:spacing w:line="240" w:lineRule="auto"/>
            </w:pPr>
            <w:r>
              <w:t>Text</w:t>
            </w:r>
          </w:p>
        </w:tc>
      </w:tr>
    </w:tbl>
    <w:p w14:paraId="4CC353ED" w14:textId="77777777" w:rsidR="002177CA" w:rsidRDefault="002177CA" w:rsidP="002177CA">
      <w:r>
        <w:lastRenderedPageBreak/>
        <w:t>Classe Diffuseur :</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980804E" w14:textId="77777777" w:rsidTr="006979C8">
        <w:tc>
          <w:tcPr>
            <w:tcW w:w="4514" w:type="dxa"/>
            <w:shd w:val="clear" w:color="auto" w:fill="999999"/>
            <w:tcMar>
              <w:top w:w="100" w:type="dxa"/>
              <w:left w:w="100" w:type="dxa"/>
              <w:bottom w:w="100" w:type="dxa"/>
              <w:right w:w="100" w:type="dxa"/>
            </w:tcMar>
          </w:tcPr>
          <w:p w14:paraId="7C778190" w14:textId="77777777" w:rsidR="002177CA" w:rsidRDefault="002177CA" w:rsidP="006979C8">
            <w:pPr>
              <w:widowControl w:val="0"/>
              <w:spacing w:line="240" w:lineRule="auto"/>
            </w:pPr>
            <w:r>
              <w:t>Champ</w:t>
            </w:r>
          </w:p>
        </w:tc>
        <w:tc>
          <w:tcPr>
            <w:tcW w:w="4514" w:type="dxa"/>
            <w:shd w:val="clear" w:color="auto" w:fill="999999"/>
            <w:tcMar>
              <w:top w:w="100" w:type="dxa"/>
              <w:left w:w="100" w:type="dxa"/>
              <w:bottom w:w="100" w:type="dxa"/>
              <w:right w:w="100" w:type="dxa"/>
            </w:tcMar>
          </w:tcPr>
          <w:p w14:paraId="0FB262AF" w14:textId="77777777" w:rsidR="002177CA" w:rsidRDefault="002177CA" w:rsidP="006979C8">
            <w:pPr>
              <w:widowControl w:val="0"/>
              <w:spacing w:line="240" w:lineRule="auto"/>
            </w:pPr>
            <w:r>
              <w:t>Type (Longueur)</w:t>
            </w:r>
          </w:p>
        </w:tc>
      </w:tr>
      <w:tr w:rsidR="002177CA" w14:paraId="7214D49A" w14:textId="77777777" w:rsidTr="006979C8">
        <w:tc>
          <w:tcPr>
            <w:tcW w:w="4514" w:type="dxa"/>
            <w:tcMar>
              <w:top w:w="100" w:type="dxa"/>
              <w:left w:w="100" w:type="dxa"/>
              <w:bottom w:w="100" w:type="dxa"/>
              <w:right w:w="100" w:type="dxa"/>
            </w:tcMar>
          </w:tcPr>
          <w:p w14:paraId="61C71B08" w14:textId="77777777" w:rsidR="002177CA" w:rsidRDefault="002177CA" w:rsidP="006979C8">
            <w:pPr>
              <w:widowControl w:val="0"/>
              <w:spacing w:line="240" w:lineRule="auto"/>
            </w:pPr>
            <w:r>
              <w:t>noDiffuseur</w:t>
            </w:r>
          </w:p>
        </w:tc>
        <w:tc>
          <w:tcPr>
            <w:tcW w:w="4514" w:type="dxa"/>
            <w:tcMar>
              <w:top w:w="100" w:type="dxa"/>
              <w:left w:w="100" w:type="dxa"/>
              <w:bottom w:w="100" w:type="dxa"/>
              <w:right w:w="100" w:type="dxa"/>
            </w:tcMar>
          </w:tcPr>
          <w:p w14:paraId="2E64F4EC" w14:textId="77777777" w:rsidR="002177CA" w:rsidRDefault="002177CA" w:rsidP="006979C8">
            <w:pPr>
              <w:widowControl w:val="0"/>
              <w:spacing w:line="240" w:lineRule="auto"/>
            </w:pPr>
            <w:r>
              <w:t>Integer</w:t>
            </w:r>
          </w:p>
        </w:tc>
      </w:tr>
      <w:tr w:rsidR="002177CA" w14:paraId="07931A7D" w14:textId="77777777" w:rsidTr="006979C8">
        <w:tc>
          <w:tcPr>
            <w:tcW w:w="4514" w:type="dxa"/>
            <w:tcMar>
              <w:top w:w="100" w:type="dxa"/>
              <w:left w:w="100" w:type="dxa"/>
              <w:bottom w:w="100" w:type="dxa"/>
              <w:right w:w="100" w:type="dxa"/>
            </w:tcMar>
          </w:tcPr>
          <w:p w14:paraId="242D141B" w14:textId="77777777" w:rsidR="002177CA" w:rsidRDefault="002177CA" w:rsidP="006979C8">
            <w:pPr>
              <w:widowControl w:val="0"/>
              <w:spacing w:line="240" w:lineRule="auto"/>
            </w:pPr>
            <w:r>
              <w:t>nom</w:t>
            </w:r>
          </w:p>
        </w:tc>
        <w:tc>
          <w:tcPr>
            <w:tcW w:w="4514" w:type="dxa"/>
            <w:tcMar>
              <w:top w:w="100" w:type="dxa"/>
              <w:left w:w="100" w:type="dxa"/>
              <w:bottom w:w="100" w:type="dxa"/>
              <w:right w:w="100" w:type="dxa"/>
            </w:tcMar>
          </w:tcPr>
          <w:p w14:paraId="70690288" w14:textId="77777777" w:rsidR="002177CA" w:rsidRDefault="002177CA" w:rsidP="006979C8">
            <w:pPr>
              <w:widowControl w:val="0"/>
              <w:spacing w:line="240" w:lineRule="auto"/>
            </w:pPr>
            <w:r>
              <w:t>Varchar(50)</w:t>
            </w:r>
          </w:p>
        </w:tc>
      </w:tr>
      <w:tr w:rsidR="002177CA" w14:paraId="49B9F29B" w14:textId="77777777" w:rsidTr="006979C8">
        <w:tc>
          <w:tcPr>
            <w:tcW w:w="4514" w:type="dxa"/>
            <w:tcMar>
              <w:top w:w="100" w:type="dxa"/>
              <w:left w:w="100" w:type="dxa"/>
              <w:bottom w:w="100" w:type="dxa"/>
              <w:right w:w="100" w:type="dxa"/>
            </w:tcMar>
          </w:tcPr>
          <w:p w14:paraId="316BE349" w14:textId="77777777" w:rsidR="002177CA" w:rsidRDefault="002177CA" w:rsidP="006979C8">
            <w:pPr>
              <w:widowControl w:val="0"/>
              <w:spacing w:line="240" w:lineRule="auto"/>
            </w:pPr>
            <w:r>
              <w:t>courriel</w:t>
            </w:r>
          </w:p>
        </w:tc>
        <w:tc>
          <w:tcPr>
            <w:tcW w:w="4514" w:type="dxa"/>
            <w:tcMar>
              <w:top w:w="100" w:type="dxa"/>
              <w:left w:w="100" w:type="dxa"/>
              <w:bottom w:w="100" w:type="dxa"/>
              <w:right w:w="100" w:type="dxa"/>
            </w:tcMar>
          </w:tcPr>
          <w:p w14:paraId="12FB3200" w14:textId="2933A626" w:rsidR="002177CA" w:rsidRDefault="002177CA" w:rsidP="002424C8">
            <w:pPr>
              <w:widowControl w:val="0"/>
              <w:spacing w:line="240" w:lineRule="auto"/>
            </w:pPr>
            <w:r>
              <w:t>Varchar(</w:t>
            </w:r>
            <w:r w:rsidR="002424C8">
              <w:t>255</w:t>
            </w:r>
            <w:r>
              <w:t>)</w:t>
            </w:r>
          </w:p>
        </w:tc>
      </w:tr>
    </w:tbl>
    <w:p w14:paraId="0ADD28D5" w14:textId="77777777" w:rsidR="002177CA" w:rsidRDefault="002177CA" w:rsidP="002177CA"/>
    <w:p w14:paraId="6174383C" w14:textId="77777777" w:rsidR="002177CA" w:rsidRDefault="002177CA" w:rsidP="002177CA">
      <w:r>
        <w:t>Classe Photo:</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376C4EB" w14:textId="77777777" w:rsidTr="00A327CD">
        <w:tc>
          <w:tcPr>
            <w:tcW w:w="4514" w:type="dxa"/>
            <w:shd w:val="clear" w:color="auto" w:fill="999999"/>
            <w:tcMar>
              <w:top w:w="100" w:type="dxa"/>
              <w:left w:w="100" w:type="dxa"/>
              <w:bottom w:w="100" w:type="dxa"/>
              <w:right w:w="100" w:type="dxa"/>
            </w:tcMar>
          </w:tcPr>
          <w:p w14:paraId="429E533A" w14:textId="77777777" w:rsidR="002177CA" w:rsidRDefault="002177CA" w:rsidP="006979C8">
            <w:pPr>
              <w:widowControl w:val="0"/>
              <w:spacing w:line="240" w:lineRule="auto"/>
            </w:pPr>
            <w:r>
              <w:t>Champ</w:t>
            </w:r>
          </w:p>
        </w:tc>
        <w:tc>
          <w:tcPr>
            <w:tcW w:w="4515" w:type="dxa"/>
            <w:shd w:val="clear" w:color="auto" w:fill="999999"/>
            <w:tcMar>
              <w:top w:w="100" w:type="dxa"/>
              <w:left w:w="100" w:type="dxa"/>
              <w:bottom w:w="100" w:type="dxa"/>
              <w:right w:w="100" w:type="dxa"/>
            </w:tcMar>
          </w:tcPr>
          <w:p w14:paraId="4EEBB475" w14:textId="77777777" w:rsidR="002177CA" w:rsidRDefault="002177CA" w:rsidP="006979C8">
            <w:pPr>
              <w:widowControl w:val="0"/>
              <w:spacing w:line="240" w:lineRule="auto"/>
            </w:pPr>
            <w:r>
              <w:t>Type (Longueur)</w:t>
            </w:r>
          </w:p>
        </w:tc>
      </w:tr>
      <w:tr w:rsidR="002177CA" w14:paraId="4E51E777" w14:textId="77777777" w:rsidTr="00A327CD">
        <w:tc>
          <w:tcPr>
            <w:tcW w:w="4514" w:type="dxa"/>
            <w:tcMar>
              <w:top w:w="100" w:type="dxa"/>
              <w:left w:w="100" w:type="dxa"/>
              <w:bottom w:w="100" w:type="dxa"/>
              <w:right w:w="100" w:type="dxa"/>
            </w:tcMar>
          </w:tcPr>
          <w:p w14:paraId="3E6D5219" w14:textId="77777777" w:rsidR="002177CA" w:rsidRDefault="002177CA" w:rsidP="006979C8">
            <w:pPr>
              <w:widowControl w:val="0"/>
              <w:spacing w:line="240" w:lineRule="auto"/>
            </w:pPr>
            <w:r>
              <w:t>noPhoto</w:t>
            </w:r>
          </w:p>
        </w:tc>
        <w:tc>
          <w:tcPr>
            <w:tcW w:w="4515" w:type="dxa"/>
            <w:tcMar>
              <w:top w:w="100" w:type="dxa"/>
              <w:left w:w="100" w:type="dxa"/>
              <w:bottom w:w="100" w:type="dxa"/>
              <w:right w:w="100" w:type="dxa"/>
            </w:tcMar>
          </w:tcPr>
          <w:p w14:paraId="02F3640D" w14:textId="77777777" w:rsidR="002177CA" w:rsidRDefault="002177CA" w:rsidP="006979C8">
            <w:pPr>
              <w:widowControl w:val="0"/>
              <w:spacing w:line="240" w:lineRule="auto"/>
            </w:pPr>
            <w:r>
              <w:t>Integer</w:t>
            </w:r>
          </w:p>
        </w:tc>
      </w:tr>
      <w:tr w:rsidR="002177CA" w14:paraId="50341C33" w14:textId="77777777" w:rsidTr="00A327CD">
        <w:tc>
          <w:tcPr>
            <w:tcW w:w="4514" w:type="dxa"/>
            <w:tcMar>
              <w:top w:w="100" w:type="dxa"/>
              <w:left w:w="100" w:type="dxa"/>
              <w:bottom w:w="100" w:type="dxa"/>
              <w:right w:w="100" w:type="dxa"/>
            </w:tcMar>
          </w:tcPr>
          <w:p w14:paraId="3729A889" w14:textId="77777777" w:rsidR="002177CA" w:rsidRDefault="002177CA" w:rsidP="006979C8">
            <w:pPr>
              <w:widowControl w:val="0"/>
              <w:spacing w:line="240" w:lineRule="auto"/>
            </w:pPr>
            <w:r>
              <w:t>taille</w:t>
            </w:r>
          </w:p>
        </w:tc>
        <w:tc>
          <w:tcPr>
            <w:tcW w:w="4515" w:type="dxa"/>
            <w:tcMar>
              <w:top w:w="100" w:type="dxa"/>
              <w:left w:w="100" w:type="dxa"/>
              <w:bottom w:w="100" w:type="dxa"/>
              <w:right w:w="100" w:type="dxa"/>
            </w:tcMar>
          </w:tcPr>
          <w:p w14:paraId="54335441" w14:textId="77777777" w:rsidR="002177CA" w:rsidRDefault="002177CA" w:rsidP="006979C8">
            <w:pPr>
              <w:widowControl w:val="0"/>
              <w:spacing w:line="240" w:lineRule="auto"/>
            </w:pPr>
            <w:r>
              <w:t>varchar(10)</w:t>
            </w:r>
          </w:p>
        </w:tc>
      </w:tr>
      <w:tr w:rsidR="002177CA" w14:paraId="4E3B86F8" w14:textId="77777777" w:rsidTr="00A327CD">
        <w:tc>
          <w:tcPr>
            <w:tcW w:w="4514" w:type="dxa"/>
            <w:tcMar>
              <w:top w:w="100" w:type="dxa"/>
              <w:left w:w="100" w:type="dxa"/>
              <w:bottom w:w="100" w:type="dxa"/>
              <w:right w:w="100" w:type="dxa"/>
            </w:tcMar>
          </w:tcPr>
          <w:p w14:paraId="7A2AC184" w14:textId="77777777" w:rsidR="002177CA" w:rsidRDefault="002177CA" w:rsidP="006979C8">
            <w:pPr>
              <w:widowControl w:val="0"/>
              <w:spacing w:line="240" w:lineRule="auto"/>
            </w:pPr>
            <w:r>
              <w:t>commentaire</w:t>
            </w:r>
          </w:p>
        </w:tc>
        <w:tc>
          <w:tcPr>
            <w:tcW w:w="4515" w:type="dxa"/>
            <w:tcMar>
              <w:top w:w="100" w:type="dxa"/>
              <w:left w:w="100" w:type="dxa"/>
              <w:bottom w:w="100" w:type="dxa"/>
              <w:right w:w="100" w:type="dxa"/>
            </w:tcMar>
          </w:tcPr>
          <w:p w14:paraId="554EE1DC" w14:textId="77777777" w:rsidR="002177CA" w:rsidRDefault="002177CA" w:rsidP="006979C8">
            <w:pPr>
              <w:widowControl w:val="0"/>
              <w:spacing w:line="240" w:lineRule="auto"/>
            </w:pPr>
            <w:r>
              <w:t>Text</w:t>
            </w:r>
          </w:p>
        </w:tc>
      </w:tr>
    </w:tbl>
    <w:p w14:paraId="6F6FB07E" w14:textId="77777777" w:rsidR="00B02F8C" w:rsidRDefault="00B02F8C" w:rsidP="002177CA"/>
    <w:p w14:paraId="7CA95DCE" w14:textId="5D799519" w:rsidR="002177CA" w:rsidRDefault="00E050F3" w:rsidP="002177CA">
      <w:r>
        <w:t>Classe FichierPersonnel</w:t>
      </w:r>
      <w:r w:rsidR="002177CA">
        <w:t>:</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B614A39" w14:textId="77777777" w:rsidTr="006979C8">
        <w:tc>
          <w:tcPr>
            <w:tcW w:w="4514" w:type="dxa"/>
            <w:shd w:val="clear" w:color="auto" w:fill="999999"/>
            <w:tcMar>
              <w:top w:w="100" w:type="dxa"/>
              <w:left w:w="100" w:type="dxa"/>
              <w:bottom w:w="100" w:type="dxa"/>
              <w:right w:w="100" w:type="dxa"/>
            </w:tcMar>
          </w:tcPr>
          <w:p w14:paraId="0880AB0A" w14:textId="77777777" w:rsidR="002177CA" w:rsidRDefault="002177CA" w:rsidP="006979C8">
            <w:pPr>
              <w:widowControl w:val="0"/>
              <w:spacing w:line="240" w:lineRule="auto"/>
            </w:pPr>
            <w:r>
              <w:t>Champ</w:t>
            </w:r>
          </w:p>
        </w:tc>
        <w:tc>
          <w:tcPr>
            <w:tcW w:w="4514" w:type="dxa"/>
            <w:shd w:val="clear" w:color="auto" w:fill="999999"/>
            <w:tcMar>
              <w:top w:w="100" w:type="dxa"/>
              <w:left w:w="100" w:type="dxa"/>
              <w:bottom w:w="100" w:type="dxa"/>
              <w:right w:w="100" w:type="dxa"/>
            </w:tcMar>
          </w:tcPr>
          <w:p w14:paraId="4B2E5435" w14:textId="77777777" w:rsidR="002177CA" w:rsidRDefault="002177CA" w:rsidP="006979C8">
            <w:pPr>
              <w:widowControl w:val="0"/>
              <w:spacing w:line="240" w:lineRule="auto"/>
            </w:pPr>
            <w:r>
              <w:t>Type (Longueur)</w:t>
            </w:r>
          </w:p>
        </w:tc>
      </w:tr>
      <w:tr w:rsidR="002177CA" w14:paraId="4F4629E3" w14:textId="77777777" w:rsidTr="006979C8">
        <w:tc>
          <w:tcPr>
            <w:tcW w:w="4514" w:type="dxa"/>
            <w:tcMar>
              <w:top w:w="100" w:type="dxa"/>
              <w:left w:w="100" w:type="dxa"/>
              <w:bottom w:w="100" w:type="dxa"/>
              <w:right w:w="100" w:type="dxa"/>
            </w:tcMar>
          </w:tcPr>
          <w:p w14:paraId="6E6945CB" w14:textId="39248592" w:rsidR="002177CA" w:rsidRDefault="00E050F3" w:rsidP="006979C8">
            <w:pPr>
              <w:widowControl w:val="0"/>
              <w:spacing w:line="240" w:lineRule="auto"/>
            </w:pPr>
            <w:r>
              <w:t>idFichier</w:t>
            </w:r>
          </w:p>
        </w:tc>
        <w:tc>
          <w:tcPr>
            <w:tcW w:w="4514" w:type="dxa"/>
            <w:tcMar>
              <w:top w:w="100" w:type="dxa"/>
              <w:left w:w="100" w:type="dxa"/>
              <w:bottom w:w="100" w:type="dxa"/>
              <w:right w:w="100" w:type="dxa"/>
            </w:tcMar>
          </w:tcPr>
          <w:p w14:paraId="57A77BD3" w14:textId="77777777" w:rsidR="002177CA" w:rsidRDefault="002177CA" w:rsidP="006979C8">
            <w:pPr>
              <w:widowControl w:val="0"/>
              <w:spacing w:line="240" w:lineRule="auto"/>
            </w:pPr>
            <w:r>
              <w:t>Integer</w:t>
            </w:r>
          </w:p>
        </w:tc>
      </w:tr>
      <w:tr w:rsidR="002177CA" w14:paraId="0FCA778E" w14:textId="77777777" w:rsidTr="006979C8">
        <w:tc>
          <w:tcPr>
            <w:tcW w:w="4514" w:type="dxa"/>
            <w:tcMar>
              <w:top w:w="100" w:type="dxa"/>
              <w:left w:w="100" w:type="dxa"/>
              <w:bottom w:w="100" w:type="dxa"/>
              <w:right w:w="100" w:type="dxa"/>
            </w:tcMar>
          </w:tcPr>
          <w:p w14:paraId="51C1DA4E" w14:textId="25D04EB3" w:rsidR="002177CA" w:rsidRDefault="00C55429" w:rsidP="006979C8">
            <w:pPr>
              <w:widowControl w:val="0"/>
              <w:spacing w:line="240" w:lineRule="auto"/>
            </w:pPr>
            <w:r>
              <w:t>type</w:t>
            </w:r>
          </w:p>
        </w:tc>
        <w:tc>
          <w:tcPr>
            <w:tcW w:w="4514" w:type="dxa"/>
            <w:tcMar>
              <w:top w:w="100" w:type="dxa"/>
              <w:left w:w="100" w:type="dxa"/>
              <w:bottom w:w="100" w:type="dxa"/>
              <w:right w:w="100" w:type="dxa"/>
            </w:tcMar>
          </w:tcPr>
          <w:p w14:paraId="14E0D14F" w14:textId="77777777" w:rsidR="002177CA" w:rsidRDefault="002177CA" w:rsidP="006979C8">
            <w:pPr>
              <w:widowControl w:val="0"/>
              <w:spacing w:line="240" w:lineRule="auto"/>
            </w:pPr>
            <w:r>
              <w:t>Text</w:t>
            </w:r>
          </w:p>
        </w:tc>
      </w:tr>
      <w:tr w:rsidR="002177CA" w14:paraId="38D1487E" w14:textId="77777777" w:rsidTr="006979C8">
        <w:tc>
          <w:tcPr>
            <w:tcW w:w="4514" w:type="dxa"/>
            <w:tcMar>
              <w:top w:w="100" w:type="dxa"/>
              <w:left w:w="100" w:type="dxa"/>
              <w:bottom w:w="100" w:type="dxa"/>
              <w:right w:w="100" w:type="dxa"/>
            </w:tcMar>
          </w:tcPr>
          <w:p w14:paraId="65592A5F" w14:textId="77777777" w:rsidR="002177CA" w:rsidRDefault="002177CA" w:rsidP="006979C8">
            <w:pPr>
              <w:widowControl w:val="0"/>
              <w:spacing w:line="240" w:lineRule="auto"/>
            </w:pPr>
            <w:r>
              <w:t>description</w:t>
            </w:r>
          </w:p>
        </w:tc>
        <w:tc>
          <w:tcPr>
            <w:tcW w:w="4514" w:type="dxa"/>
            <w:tcMar>
              <w:top w:w="100" w:type="dxa"/>
              <w:left w:w="100" w:type="dxa"/>
              <w:bottom w:w="100" w:type="dxa"/>
              <w:right w:w="100" w:type="dxa"/>
            </w:tcMar>
          </w:tcPr>
          <w:p w14:paraId="28BB69A9" w14:textId="77777777" w:rsidR="002177CA" w:rsidRDefault="002177CA" w:rsidP="006979C8">
            <w:pPr>
              <w:widowControl w:val="0"/>
              <w:spacing w:line="240" w:lineRule="auto"/>
            </w:pPr>
            <w:r>
              <w:t>Text</w:t>
            </w:r>
          </w:p>
        </w:tc>
      </w:tr>
      <w:tr w:rsidR="002177CA" w14:paraId="6535FC69" w14:textId="77777777" w:rsidTr="006979C8">
        <w:tc>
          <w:tcPr>
            <w:tcW w:w="4514" w:type="dxa"/>
            <w:tcMar>
              <w:top w:w="100" w:type="dxa"/>
              <w:left w:w="100" w:type="dxa"/>
              <w:bottom w:w="100" w:type="dxa"/>
              <w:right w:w="100" w:type="dxa"/>
            </w:tcMar>
          </w:tcPr>
          <w:p w14:paraId="4FD6EA48" w14:textId="77777777" w:rsidR="002177CA" w:rsidRDefault="002177CA" w:rsidP="006979C8">
            <w:pPr>
              <w:widowControl w:val="0"/>
              <w:spacing w:line="240" w:lineRule="auto"/>
            </w:pPr>
            <w:r>
              <w:t>cheminFichier</w:t>
            </w:r>
          </w:p>
        </w:tc>
        <w:tc>
          <w:tcPr>
            <w:tcW w:w="4514" w:type="dxa"/>
            <w:tcMar>
              <w:top w:w="100" w:type="dxa"/>
              <w:left w:w="100" w:type="dxa"/>
              <w:bottom w:w="100" w:type="dxa"/>
              <w:right w:w="100" w:type="dxa"/>
            </w:tcMar>
          </w:tcPr>
          <w:p w14:paraId="02E6A433" w14:textId="77777777" w:rsidR="002177CA" w:rsidRDefault="002177CA" w:rsidP="006979C8">
            <w:pPr>
              <w:widowControl w:val="0"/>
              <w:spacing w:line="240" w:lineRule="auto"/>
            </w:pPr>
            <w:r>
              <w:t>Text</w:t>
            </w:r>
          </w:p>
        </w:tc>
      </w:tr>
    </w:tbl>
    <w:p w14:paraId="632137B7" w14:textId="77777777" w:rsidR="002177CA" w:rsidRDefault="002177CA" w:rsidP="002177CA"/>
    <w:p w14:paraId="0C6343B8" w14:textId="77777777" w:rsidR="00910264" w:rsidRPr="00910264" w:rsidRDefault="00910264" w:rsidP="00910264"/>
    <w:p w14:paraId="75F79CC1" w14:textId="77777777" w:rsidR="00BF40E1" w:rsidRDefault="00D06645" w:rsidP="00D06645">
      <w:pPr>
        <w:pStyle w:val="Titre1"/>
      </w:pPr>
      <w:bookmarkStart w:id="15" w:name="_Toc450917392"/>
      <w:bookmarkStart w:id="16" w:name="_Toc460229498"/>
      <w:r>
        <w:lastRenderedPageBreak/>
        <w:t>Acteurs et rôles</w:t>
      </w:r>
      <w:bookmarkEnd w:id="15"/>
      <w:bookmarkEnd w:id="16"/>
      <w:r>
        <w:t xml:space="preserve"> </w:t>
      </w:r>
    </w:p>
    <w:tbl>
      <w:tblPr>
        <w:tblStyle w:val="Grilledutableau"/>
        <w:tblW w:w="0" w:type="auto"/>
        <w:tblLook w:val="04A0" w:firstRow="1" w:lastRow="0" w:firstColumn="1" w:lastColumn="0" w:noHBand="0" w:noVBand="1"/>
      </w:tblPr>
      <w:tblGrid>
        <w:gridCol w:w="2858"/>
        <w:gridCol w:w="2889"/>
        <w:gridCol w:w="2883"/>
      </w:tblGrid>
      <w:tr w:rsidR="00D06645" w14:paraId="30C90E32" w14:textId="77777777" w:rsidTr="00D06645">
        <w:tc>
          <w:tcPr>
            <w:tcW w:w="2926" w:type="dxa"/>
            <w:shd w:val="clear" w:color="auto" w:fill="BFBFBF" w:themeFill="background1" w:themeFillShade="BF"/>
          </w:tcPr>
          <w:p w14:paraId="374598B1" w14:textId="77777777" w:rsidR="00D06645" w:rsidRDefault="00D06645" w:rsidP="00745CB4">
            <w:r>
              <w:t>Acteur</w:t>
            </w:r>
          </w:p>
        </w:tc>
        <w:tc>
          <w:tcPr>
            <w:tcW w:w="2927" w:type="dxa"/>
            <w:shd w:val="clear" w:color="auto" w:fill="BFBFBF" w:themeFill="background1" w:themeFillShade="BF"/>
          </w:tcPr>
          <w:p w14:paraId="03FF8C74" w14:textId="77777777" w:rsidR="00D06645" w:rsidRDefault="00D06645" w:rsidP="00745CB4">
            <w:r>
              <w:t>Primaire/Secondaire</w:t>
            </w:r>
          </w:p>
        </w:tc>
        <w:tc>
          <w:tcPr>
            <w:tcW w:w="2927" w:type="dxa"/>
            <w:shd w:val="clear" w:color="auto" w:fill="BFBFBF" w:themeFill="background1" w:themeFillShade="BF"/>
          </w:tcPr>
          <w:p w14:paraId="7DBC02EC" w14:textId="77777777" w:rsidR="00D06645" w:rsidRDefault="00D06645" w:rsidP="00745CB4">
            <w:r>
              <w:t>Rôle</w:t>
            </w:r>
          </w:p>
        </w:tc>
      </w:tr>
      <w:tr w:rsidR="00D06645" w14:paraId="56E15817" w14:textId="77777777" w:rsidTr="00745CB4">
        <w:tc>
          <w:tcPr>
            <w:tcW w:w="2926" w:type="dxa"/>
          </w:tcPr>
          <w:p w14:paraId="2C3274C0" w14:textId="77777777" w:rsidR="00D06645" w:rsidRDefault="00D06645" w:rsidP="00745CB4">
            <w:r>
              <w:t xml:space="preserve">Représentant </w:t>
            </w:r>
          </w:p>
        </w:tc>
        <w:tc>
          <w:tcPr>
            <w:tcW w:w="2927" w:type="dxa"/>
          </w:tcPr>
          <w:p w14:paraId="26B5A266" w14:textId="77777777" w:rsidR="00D06645" w:rsidRDefault="00D06645" w:rsidP="00745CB4">
            <w:r>
              <w:t>Primaire</w:t>
            </w:r>
          </w:p>
        </w:tc>
        <w:tc>
          <w:tcPr>
            <w:tcW w:w="2927" w:type="dxa"/>
          </w:tcPr>
          <w:p w14:paraId="2123E2D2" w14:textId="77777777" w:rsidR="00D06645" w:rsidRDefault="00D06645" w:rsidP="00745CB4">
            <w:r>
              <w:t>Peut :</w:t>
            </w:r>
          </w:p>
          <w:p w14:paraId="78C15BDE" w14:textId="3E289514" w:rsidR="00D06645" w:rsidRDefault="00D06645" w:rsidP="00745CB4">
            <w:r>
              <w:t xml:space="preserve">proposer un contrat </w:t>
            </w:r>
          </w:p>
          <w:p w14:paraId="2CEE3BBA" w14:textId="77777777" w:rsidR="00D06645" w:rsidRDefault="00D06645" w:rsidP="00745CB4">
            <w:r>
              <w:t>réserver des logements</w:t>
            </w:r>
          </w:p>
          <w:p w14:paraId="4A760D96" w14:textId="77777777" w:rsidR="00D06645" w:rsidRDefault="00D06645" w:rsidP="00745CB4">
            <w:r>
              <w:t>réserver des repas</w:t>
            </w:r>
          </w:p>
          <w:p w14:paraId="2DF4041E" w14:textId="77777777" w:rsidR="00D06645" w:rsidRDefault="00D06645" w:rsidP="00745CB4">
            <w:r>
              <w:t>engager des techniciens</w:t>
            </w:r>
          </w:p>
          <w:p w14:paraId="054EB776" w14:textId="77777777" w:rsidR="00D06645" w:rsidRDefault="00D06645" w:rsidP="00745CB4">
            <w:r>
              <w:t>réserver une salle</w:t>
            </w:r>
          </w:p>
          <w:p w14:paraId="37E0E510" w14:textId="77777777" w:rsidR="00D06645" w:rsidRDefault="00D06645" w:rsidP="00745CB4">
            <w:r>
              <w:t>fixer le prix des billets</w:t>
            </w:r>
          </w:p>
          <w:p w14:paraId="49C05D52" w14:textId="77777777" w:rsidR="00D06645" w:rsidRDefault="00D06645" w:rsidP="00745CB4">
            <w:r>
              <w:t>faire publicité </w:t>
            </w:r>
          </w:p>
          <w:p w14:paraId="73C8E9B4" w14:textId="77777777" w:rsidR="00D06645" w:rsidRDefault="00D06645" w:rsidP="00745CB4">
            <w:r>
              <w:t>annuler un évènement </w:t>
            </w:r>
          </w:p>
          <w:p w14:paraId="7DBA9333" w14:textId="77777777" w:rsidR="00D06645" w:rsidRDefault="00D06645" w:rsidP="00745CB4">
            <w:r>
              <w:t xml:space="preserve">Gérer personnel/étudiant </w:t>
            </w:r>
          </w:p>
          <w:p w14:paraId="79AE129F" w14:textId="77777777" w:rsidR="00D06645" w:rsidRDefault="00D06645" w:rsidP="00745CB4">
            <w:r>
              <w:t>Créer des taches</w:t>
            </w:r>
          </w:p>
          <w:p w14:paraId="260D4AC9" w14:textId="77777777" w:rsidR="00D06645" w:rsidRDefault="00D06645" w:rsidP="00745CB4"/>
          <w:p w14:paraId="66FABF95" w14:textId="77777777" w:rsidR="00D06645" w:rsidRDefault="00D06645" w:rsidP="00745CB4"/>
          <w:p w14:paraId="3C94AAAB" w14:textId="77777777" w:rsidR="00D06645" w:rsidRDefault="00D06645" w:rsidP="00745CB4"/>
          <w:p w14:paraId="2E643F69" w14:textId="77777777" w:rsidR="00D06645" w:rsidRDefault="00D06645" w:rsidP="00745CB4">
            <w:r>
              <w:t xml:space="preserve"> </w:t>
            </w:r>
          </w:p>
        </w:tc>
      </w:tr>
      <w:tr w:rsidR="00D06645" w14:paraId="3A6686CC" w14:textId="77777777" w:rsidTr="00745CB4">
        <w:tc>
          <w:tcPr>
            <w:tcW w:w="2926" w:type="dxa"/>
          </w:tcPr>
          <w:p w14:paraId="1DFD45FF" w14:textId="77777777" w:rsidR="00D06645" w:rsidRDefault="00D06645" w:rsidP="00745CB4">
            <w:r>
              <w:t>Agent</w:t>
            </w:r>
          </w:p>
        </w:tc>
        <w:tc>
          <w:tcPr>
            <w:tcW w:w="2927" w:type="dxa"/>
          </w:tcPr>
          <w:p w14:paraId="187300BC" w14:textId="77777777" w:rsidR="00D06645" w:rsidRDefault="00D06645" w:rsidP="00745CB4">
            <w:r>
              <w:t>Secondaire /Primaire</w:t>
            </w:r>
          </w:p>
        </w:tc>
        <w:tc>
          <w:tcPr>
            <w:tcW w:w="2927" w:type="dxa"/>
          </w:tcPr>
          <w:p w14:paraId="0EEFEF83" w14:textId="77777777" w:rsidR="00D06645" w:rsidRDefault="00D06645" w:rsidP="00745CB4">
            <w:r>
              <w:t>Peut :</w:t>
            </w:r>
          </w:p>
          <w:p w14:paraId="25C42572" w14:textId="77777777" w:rsidR="00D06645" w:rsidRDefault="00D06645" w:rsidP="00745CB4">
            <w:r>
              <w:t>Fournir renseignement concernant un évènement</w:t>
            </w:r>
          </w:p>
          <w:p w14:paraId="70DD4A5F" w14:textId="77777777" w:rsidR="00D06645" w:rsidRDefault="00D06645" w:rsidP="00745CB4">
            <w:r>
              <w:t>Approuver une publicité</w:t>
            </w:r>
          </w:p>
          <w:p w14:paraId="747B150C" w14:textId="77777777" w:rsidR="00D06645" w:rsidRDefault="00D06645" w:rsidP="00745CB4">
            <w:r>
              <w:t>Présenter artiste</w:t>
            </w:r>
          </w:p>
          <w:p w14:paraId="30E354FD" w14:textId="77777777" w:rsidR="00D06645" w:rsidRDefault="00D06645" w:rsidP="00745CB4">
            <w:r>
              <w:t>annuler un évènement </w:t>
            </w:r>
          </w:p>
          <w:p w14:paraId="1C40297B" w14:textId="77777777" w:rsidR="00D06645" w:rsidRDefault="00D06645" w:rsidP="00745CB4"/>
          <w:p w14:paraId="648416AB" w14:textId="77777777" w:rsidR="00D06645" w:rsidRDefault="00D06645" w:rsidP="00745CB4"/>
        </w:tc>
      </w:tr>
      <w:tr w:rsidR="00D06645" w14:paraId="2CA32B0A" w14:textId="77777777" w:rsidTr="00745CB4">
        <w:tc>
          <w:tcPr>
            <w:tcW w:w="2926" w:type="dxa"/>
          </w:tcPr>
          <w:p w14:paraId="0A4E1070" w14:textId="77777777" w:rsidR="00D06645" w:rsidRDefault="00D06645" w:rsidP="00745CB4">
            <w:r>
              <w:t>Personnel </w:t>
            </w:r>
          </w:p>
        </w:tc>
        <w:tc>
          <w:tcPr>
            <w:tcW w:w="2927" w:type="dxa"/>
          </w:tcPr>
          <w:p w14:paraId="6FD9415F" w14:textId="77777777" w:rsidR="00D06645" w:rsidRDefault="00D06645" w:rsidP="00745CB4">
            <w:r>
              <w:t>secondaire</w:t>
            </w:r>
          </w:p>
        </w:tc>
        <w:tc>
          <w:tcPr>
            <w:tcW w:w="2927" w:type="dxa"/>
          </w:tcPr>
          <w:p w14:paraId="7CADCB8D" w14:textId="77777777" w:rsidR="00D06645" w:rsidRDefault="00D06645" w:rsidP="00745CB4">
            <w:r>
              <w:t>Peut :</w:t>
            </w:r>
          </w:p>
          <w:p w14:paraId="3266CBBF" w14:textId="77777777" w:rsidR="00D06645" w:rsidRDefault="00D06645" w:rsidP="00745CB4">
            <w:r>
              <w:t>Accomplir des taches</w:t>
            </w:r>
          </w:p>
        </w:tc>
      </w:tr>
    </w:tbl>
    <w:p w14:paraId="0AB6F182" w14:textId="77777777" w:rsidR="00D06645" w:rsidRDefault="00D06645" w:rsidP="00D06645">
      <w:pPr>
        <w:pStyle w:val="Titre1"/>
      </w:pPr>
      <w:bookmarkStart w:id="17" w:name="_Toc450917393"/>
      <w:bookmarkStart w:id="18" w:name="_Toc460229499"/>
      <w:r>
        <w:t>Acteurs et événements</w:t>
      </w:r>
      <w:bookmarkEnd w:id="17"/>
      <w:bookmarkEnd w:id="18"/>
    </w:p>
    <w:tbl>
      <w:tblPr>
        <w:tblStyle w:val="Grilledutableau"/>
        <w:tblW w:w="0" w:type="auto"/>
        <w:tblLook w:val="04A0" w:firstRow="1" w:lastRow="0" w:firstColumn="1" w:lastColumn="0" w:noHBand="0" w:noVBand="1"/>
      </w:tblPr>
      <w:tblGrid>
        <w:gridCol w:w="4301"/>
        <w:gridCol w:w="4329"/>
      </w:tblGrid>
      <w:tr w:rsidR="00D06645" w14:paraId="42E07B1B" w14:textId="77777777" w:rsidTr="00D06645">
        <w:tc>
          <w:tcPr>
            <w:tcW w:w="4390" w:type="dxa"/>
            <w:shd w:val="clear" w:color="auto" w:fill="BFBFBF" w:themeFill="background1" w:themeFillShade="BF"/>
          </w:tcPr>
          <w:p w14:paraId="275BB7A8" w14:textId="77777777" w:rsidR="00D06645" w:rsidRDefault="00D06645" w:rsidP="00745CB4">
            <w:r>
              <w:t>Acteur</w:t>
            </w:r>
          </w:p>
        </w:tc>
        <w:tc>
          <w:tcPr>
            <w:tcW w:w="4390" w:type="dxa"/>
            <w:shd w:val="clear" w:color="auto" w:fill="BFBFBF" w:themeFill="background1" w:themeFillShade="BF"/>
          </w:tcPr>
          <w:p w14:paraId="04A1810D" w14:textId="77777777" w:rsidR="00D06645" w:rsidRDefault="00D06645" w:rsidP="00745CB4">
            <w:r>
              <w:t>Évènement</w:t>
            </w:r>
          </w:p>
        </w:tc>
      </w:tr>
      <w:tr w:rsidR="00D06645" w14:paraId="675B693B" w14:textId="77777777" w:rsidTr="00745CB4">
        <w:tc>
          <w:tcPr>
            <w:tcW w:w="4390" w:type="dxa"/>
          </w:tcPr>
          <w:p w14:paraId="38DF9B2B" w14:textId="77777777" w:rsidR="00D06645" w:rsidRDefault="00D06645" w:rsidP="00745CB4">
            <w:r>
              <w:t>Diffuseur</w:t>
            </w:r>
          </w:p>
        </w:tc>
        <w:tc>
          <w:tcPr>
            <w:tcW w:w="4390" w:type="dxa"/>
          </w:tcPr>
          <w:p w14:paraId="75508AB9" w14:textId="77777777" w:rsidR="00D06645" w:rsidRDefault="00D06645" w:rsidP="00745CB4">
            <w:r>
              <w:t>Paye Agent</w:t>
            </w:r>
          </w:p>
          <w:p w14:paraId="2DE6CDB3" w14:textId="77777777" w:rsidR="00D06645" w:rsidRDefault="00D06645" w:rsidP="00745CB4">
            <w:r>
              <w:t>Reserve logement/repas/salle</w:t>
            </w:r>
          </w:p>
          <w:p w14:paraId="0A6E147D" w14:textId="77777777" w:rsidR="00D06645" w:rsidRDefault="00D06645" w:rsidP="00745CB4">
            <w:r>
              <w:t>Met en place publicité</w:t>
            </w:r>
          </w:p>
          <w:p w14:paraId="3C14A553" w14:textId="77777777" w:rsidR="00D06645" w:rsidRDefault="00D06645" w:rsidP="00745CB4">
            <w:r>
              <w:t>Fixe/consulte le prix des billets et les statistiques</w:t>
            </w:r>
          </w:p>
          <w:p w14:paraId="7F17378B" w14:textId="77777777" w:rsidR="00D06645" w:rsidRDefault="00D06645" w:rsidP="00745CB4">
            <w:r>
              <w:t>Annule événement </w:t>
            </w:r>
          </w:p>
          <w:p w14:paraId="38BAB9E5" w14:textId="77777777" w:rsidR="00D06645" w:rsidRDefault="00D06645" w:rsidP="00745CB4">
            <w:r>
              <w:t>Créer tache</w:t>
            </w:r>
          </w:p>
          <w:p w14:paraId="6E7A5D55" w14:textId="77777777" w:rsidR="00D06645" w:rsidRDefault="00D06645" w:rsidP="00745CB4"/>
        </w:tc>
      </w:tr>
      <w:tr w:rsidR="00D06645" w14:paraId="0DE9190C" w14:textId="77777777" w:rsidTr="00745CB4">
        <w:tc>
          <w:tcPr>
            <w:tcW w:w="4390" w:type="dxa"/>
          </w:tcPr>
          <w:p w14:paraId="38E0F73E" w14:textId="77777777" w:rsidR="00D06645" w:rsidRDefault="00D06645" w:rsidP="00745CB4">
            <w:r>
              <w:t>Agent</w:t>
            </w:r>
          </w:p>
        </w:tc>
        <w:tc>
          <w:tcPr>
            <w:tcW w:w="4390" w:type="dxa"/>
          </w:tcPr>
          <w:p w14:paraId="2979D433" w14:textId="77777777" w:rsidR="00D06645" w:rsidRDefault="00D06645" w:rsidP="00745CB4">
            <w:r>
              <w:t>Présente un artiste (avec renseignement)</w:t>
            </w:r>
          </w:p>
          <w:p w14:paraId="41CE77BA" w14:textId="77777777" w:rsidR="00D06645" w:rsidRDefault="00D06645" w:rsidP="00745CB4">
            <w:r>
              <w:t>Approuve publicité</w:t>
            </w:r>
          </w:p>
          <w:p w14:paraId="28D3F430" w14:textId="77777777" w:rsidR="00D06645" w:rsidRDefault="00D06645" w:rsidP="00745CB4">
            <w:r>
              <w:t>Annule événement </w:t>
            </w:r>
          </w:p>
          <w:p w14:paraId="664B9234" w14:textId="77777777" w:rsidR="00D06645" w:rsidRDefault="00D06645" w:rsidP="00745CB4"/>
          <w:p w14:paraId="7C34BAA4" w14:textId="77777777" w:rsidR="00D06645" w:rsidRDefault="00D06645" w:rsidP="00745CB4"/>
        </w:tc>
      </w:tr>
      <w:tr w:rsidR="00D06645" w14:paraId="02B05FEE" w14:textId="77777777" w:rsidTr="00745CB4">
        <w:tc>
          <w:tcPr>
            <w:tcW w:w="4390" w:type="dxa"/>
          </w:tcPr>
          <w:p w14:paraId="42729163" w14:textId="77777777" w:rsidR="00D06645" w:rsidRDefault="00D06645" w:rsidP="00745CB4">
            <w:r>
              <w:t>Personnel</w:t>
            </w:r>
          </w:p>
        </w:tc>
        <w:tc>
          <w:tcPr>
            <w:tcW w:w="4390" w:type="dxa"/>
          </w:tcPr>
          <w:p w14:paraId="40406D5D" w14:textId="77777777" w:rsidR="00D06645" w:rsidRDefault="00D06645" w:rsidP="00745CB4">
            <w:r>
              <w:t>Accompli une tache</w:t>
            </w:r>
          </w:p>
        </w:tc>
      </w:tr>
    </w:tbl>
    <w:p w14:paraId="435CEA74" w14:textId="77777777" w:rsidR="00146BD2" w:rsidRDefault="00146BD2" w:rsidP="00D06645"/>
    <w:p w14:paraId="5E9B3870" w14:textId="77777777" w:rsidR="001815EF" w:rsidRDefault="001815EF" w:rsidP="00D06645"/>
    <w:p w14:paraId="03D0F86F" w14:textId="77777777" w:rsidR="00110810" w:rsidRDefault="00110810" w:rsidP="00110810">
      <w:pPr>
        <w:pStyle w:val="Titre1"/>
      </w:pPr>
      <w:bookmarkStart w:id="19" w:name="_Toc450917394"/>
      <w:bookmarkStart w:id="20" w:name="_Toc460229500"/>
      <w:r>
        <w:t>Description narrative</w:t>
      </w:r>
      <w:bookmarkEnd w:id="19"/>
      <w:bookmarkEnd w:id="20"/>
    </w:p>
    <w:tbl>
      <w:tblPr>
        <w:tblW w:w="10272" w:type="dxa"/>
        <w:tblInd w:w="-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74"/>
        <w:gridCol w:w="2519"/>
        <w:gridCol w:w="2879"/>
      </w:tblGrid>
      <w:tr w:rsidR="00110810" w14:paraId="1BE456EF" w14:textId="77777777" w:rsidTr="004B12A3">
        <w:tc>
          <w:tcPr>
            <w:tcW w:w="10272" w:type="dxa"/>
            <w:gridSpan w:val="3"/>
            <w:tcBorders>
              <w:top w:val="single" w:sz="8"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02D76257" w14:textId="77777777" w:rsidR="00110810" w:rsidRDefault="00110810">
            <w:pPr>
              <w:ind w:left="-360"/>
              <w:jc w:val="center"/>
              <w:rPr>
                <w:color w:val="000000"/>
              </w:rPr>
            </w:pPr>
            <w:r>
              <w:rPr>
                <w:b/>
                <w:sz w:val="14"/>
                <w:szCs w:val="14"/>
                <w:shd w:val="clear" w:color="auto" w:fill="F2F2F2"/>
              </w:rPr>
              <w:t xml:space="preserve"> </w:t>
            </w:r>
          </w:p>
        </w:tc>
      </w:tr>
      <w:tr w:rsidR="00110810" w14:paraId="04D42EE8" w14:textId="77777777" w:rsidTr="004B12A3">
        <w:tc>
          <w:tcPr>
            <w:tcW w:w="7393" w:type="dxa"/>
            <w:gridSpan w:val="2"/>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E7D290" w14:textId="77777777" w:rsidR="00110810" w:rsidRDefault="00110810">
            <w:pPr>
              <w:spacing w:before="120"/>
              <w:ind w:left="-400"/>
              <w:jc w:val="center"/>
              <w:rPr>
                <w:color w:val="000000"/>
              </w:rPr>
            </w:pPr>
            <w:r>
              <w:rPr>
                <w:b/>
                <w:i/>
              </w:rPr>
              <w:t xml:space="preserve">Titre du cas d’utilisation : </w:t>
            </w:r>
            <w:r w:rsidRPr="00110810">
              <w:rPr>
                <w:rStyle w:val="Titre2Car"/>
              </w:rPr>
              <w:t>Consulter le sommaire des contrats</w:t>
            </w:r>
          </w:p>
        </w:tc>
        <w:tc>
          <w:tcPr>
            <w:tcW w:w="2879"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585B095" w14:textId="509E6F62" w:rsidR="00110810" w:rsidRDefault="00110810">
            <w:pPr>
              <w:spacing w:before="120"/>
              <w:ind w:left="-360"/>
              <w:jc w:val="center"/>
              <w:rPr>
                <w:color w:val="000000"/>
              </w:rPr>
            </w:pPr>
            <w:commentRangeStart w:id="21"/>
            <w:r>
              <w:rPr>
                <w:b/>
                <w:i/>
              </w:rPr>
              <w:t>Numéro</w:t>
            </w:r>
            <w:commentRangeEnd w:id="21"/>
            <w:r w:rsidR="00C55429">
              <w:rPr>
                <w:rStyle w:val="Marquedecommentaire"/>
              </w:rPr>
              <w:commentReference w:id="21"/>
            </w:r>
            <w:r>
              <w:rPr>
                <w:b/>
                <w:i/>
              </w:rPr>
              <w:t>:</w:t>
            </w:r>
          </w:p>
        </w:tc>
      </w:tr>
      <w:tr w:rsidR="00110810" w14:paraId="48B1A7E2"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5B182789" w14:textId="77777777" w:rsidR="00110810" w:rsidRDefault="00110810">
            <w:pPr>
              <w:ind w:left="-360"/>
              <w:jc w:val="center"/>
              <w:rPr>
                <w:color w:val="000000"/>
              </w:rPr>
            </w:pPr>
            <w:r>
              <w:rPr>
                <w:b/>
                <w:sz w:val="14"/>
                <w:szCs w:val="14"/>
                <w:shd w:val="clear" w:color="auto" w:fill="F2F2F2"/>
              </w:rPr>
              <w:t xml:space="preserve"> </w:t>
            </w:r>
          </w:p>
        </w:tc>
      </w:tr>
      <w:tr w:rsidR="00110810" w14:paraId="3E8DAF8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2825F44" w14:textId="77777777" w:rsidR="00110810" w:rsidRDefault="00110810">
            <w:pPr>
              <w:spacing w:before="120"/>
              <w:ind w:left="-400"/>
              <w:jc w:val="center"/>
              <w:rPr>
                <w:color w:val="000000"/>
              </w:rPr>
            </w:pPr>
            <w:r>
              <w:rPr>
                <w:b/>
                <w:i/>
              </w:rPr>
              <w:t>Description: Permet de consulter tous les contrats disponibles</w:t>
            </w:r>
          </w:p>
        </w:tc>
      </w:tr>
      <w:tr w:rsidR="00110810" w14:paraId="570D185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C94E474" w14:textId="77777777" w:rsidR="00110810" w:rsidRDefault="00110810">
            <w:pPr>
              <w:spacing w:before="120"/>
              <w:ind w:left="-400"/>
              <w:jc w:val="center"/>
              <w:rPr>
                <w:color w:val="000000"/>
              </w:rPr>
            </w:pPr>
            <w:r>
              <w:rPr>
                <w:b/>
                <w:i/>
              </w:rPr>
              <w:t>Acteur primaire: Gestionnaire</w:t>
            </w:r>
          </w:p>
        </w:tc>
      </w:tr>
      <w:tr w:rsidR="00110810" w14:paraId="65F5BBB3"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C6CD35F" w14:textId="77777777" w:rsidR="00110810" w:rsidRDefault="00110810">
            <w:pPr>
              <w:spacing w:before="120"/>
              <w:ind w:left="-400"/>
              <w:jc w:val="center"/>
              <w:rPr>
                <w:color w:val="000000"/>
              </w:rPr>
            </w:pPr>
            <w:r>
              <w:rPr>
                <w:b/>
                <w:i/>
              </w:rPr>
              <w:t>Acteur secondaire : Réceptionniste</w:t>
            </w:r>
          </w:p>
        </w:tc>
      </w:tr>
      <w:tr w:rsidR="00110810" w14:paraId="508759E5" w14:textId="77777777" w:rsidTr="004B12A3">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F2EBA37" w14:textId="77777777" w:rsidR="00110810" w:rsidRDefault="00110810">
            <w:pPr>
              <w:spacing w:before="120"/>
              <w:ind w:left="-400"/>
              <w:jc w:val="center"/>
              <w:rPr>
                <w:color w:val="000000"/>
              </w:rPr>
            </w:pPr>
            <w:r>
              <w:rPr>
                <w:b/>
                <w:i/>
              </w:rPr>
              <w:t>Date de création : 05/04/2016</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EAA90F1" w14:textId="77777777" w:rsidR="00110810" w:rsidRDefault="00110810">
            <w:pPr>
              <w:spacing w:before="120"/>
              <w:ind w:left="-400"/>
              <w:jc w:val="center"/>
              <w:rPr>
                <w:color w:val="000000"/>
              </w:rPr>
            </w:pPr>
            <w:r>
              <w:rPr>
                <w:b/>
                <w:i/>
              </w:rPr>
              <w:t>Date de modification :</w:t>
            </w:r>
          </w:p>
        </w:tc>
      </w:tr>
      <w:tr w:rsidR="00110810" w14:paraId="4EA522A3" w14:textId="77777777" w:rsidTr="004B12A3">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390990E" w14:textId="22217F71" w:rsidR="00110810" w:rsidRDefault="00110810">
            <w:pPr>
              <w:spacing w:before="120"/>
              <w:ind w:left="-400"/>
              <w:jc w:val="center"/>
              <w:rPr>
                <w:color w:val="000000"/>
              </w:rPr>
            </w:pPr>
            <w:r>
              <w:rPr>
                <w:b/>
                <w:i/>
              </w:rPr>
              <w:t xml:space="preserve">Version </w:t>
            </w:r>
            <w:r w:rsidR="00562350">
              <w:rPr>
                <w:b/>
                <w:i/>
              </w:rPr>
              <w:t>: 1.0</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D4C9963" w14:textId="226932A7" w:rsidR="00110810" w:rsidRDefault="00110810" w:rsidP="00B02F8C">
            <w:pPr>
              <w:spacing w:before="120"/>
              <w:ind w:left="-400"/>
              <w:jc w:val="center"/>
              <w:rPr>
                <w:color w:val="000000"/>
              </w:rPr>
            </w:pPr>
            <w:r>
              <w:rPr>
                <w:b/>
                <w:i/>
              </w:rPr>
              <w:t xml:space="preserve">Responsable : </w:t>
            </w:r>
            <w:r w:rsidR="00B02F8C">
              <w:rPr>
                <w:b/>
                <w:i/>
              </w:rPr>
              <w:t>Simon Girard</w:t>
            </w:r>
          </w:p>
        </w:tc>
      </w:tr>
      <w:tr w:rsidR="00110810" w14:paraId="07A90A7A"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302E9F7B" w14:textId="77777777" w:rsidR="00110810" w:rsidRDefault="00110810">
            <w:pPr>
              <w:ind w:left="-360"/>
              <w:jc w:val="center"/>
              <w:rPr>
                <w:color w:val="000000"/>
              </w:rPr>
            </w:pPr>
            <w:r>
              <w:rPr>
                <w:b/>
                <w:sz w:val="14"/>
                <w:szCs w:val="14"/>
                <w:shd w:val="clear" w:color="auto" w:fill="F2F2F2"/>
              </w:rPr>
              <w:t xml:space="preserve"> </w:t>
            </w:r>
          </w:p>
        </w:tc>
      </w:tr>
      <w:tr w:rsidR="00110810" w14:paraId="26C0C27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B03A729" w14:textId="03A6ACED" w:rsidR="00110810" w:rsidRDefault="00110810">
            <w:pPr>
              <w:spacing w:before="20" w:line="259" w:lineRule="auto"/>
              <w:ind w:left="-400" w:right="100" w:firstLine="385"/>
              <w:jc w:val="both"/>
            </w:pPr>
            <w:r>
              <w:rPr>
                <w:b/>
                <w:i/>
              </w:rPr>
              <w:t xml:space="preserve">PréConditions : </w:t>
            </w:r>
            <w:r>
              <w:t>Être authentifié avec les droits de lecture des contrats.</w:t>
            </w:r>
          </w:p>
          <w:p w14:paraId="5630BC9D" w14:textId="77777777" w:rsidR="00110810" w:rsidRDefault="00110810">
            <w:pPr>
              <w:spacing w:before="20" w:line="259" w:lineRule="auto"/>
              <w:ind w:left="-400" w:right="100"/>
              <w:jc w:val="both"/>
              <w:rPr>
                <w:color w:val="000000"/>
              </w:rPr>
            </w:pPr>
            <w:r>
              <w:rPr>
                <w:rFonts w:ascii="Verdana" w:eastAsia="Verdana" w:hAnsi="Verdana" w:cs="Verdana"/>
              </w:rPr>
              <w:t xml:space="preserve"> </w:t>
            </w:r>
          </w:p>
        </w:tc>
      </w:tr>
      <w:tr w:rsidR="00110810" w14:paraId="6D14C942"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BF0B9CD" w14:textId="3A165C7D" w:rsidR="00110810" w:rsidRDefault="00110810">
            <w:pPr>
              <w:spacing w:before="120"/>
              <w:ind w:left="-15"/>
              <w:rPr>
                <w:color w:val="000000"/>
              </w:rPr>
            </w:pPr>
            <w:r>
              <w:rPr>
                <w:b/>
                <w:i/>
              </w:rPr>
              <w:t xml:space="preserve">Déclencheur </w:t>
            </w:r>
            <w:r w:rsidR="00C82E0C">
              <w:rPr>
                <w:b/>
                <w:i/>
              </w:rPr>
              <w:t xml:space="preserve">: </w:t>
            </w:r>
            <w:r w:rsidR="00C82E0C" w:rsidRPr="00A327CD">
              <w:rPr>
                <w:b/>
                <w:i/>
              </w:rPr>
              <w:t>L’utilisateur</w:t>
            </w:r>
            <w:r>
              <w:t xml:space="preserve"> désire consulter les contrats dans le système à partir du menu</w:t>
            </w:r>
          </w:p>
        </w:tc>
      </w:tr>
      <w:tr w:rsidR="00110810" w14:paraId="57C8D10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5179D65F" w14:textId="77777777" w:rsidR="00110810" w:rsidRDefault="00110810">
            <w:pPr>
              <w:spacing w:before="20" w:line="259" w:lineRule="auto"/>
              <w:ind w:left="-400" w:right="80" w:firstLine="385"/>
              <w:jc w:val="both"/>
            </w:pPr>
            <w:r>
              <w:rPr>
                <w:b/>
                <w:i/>
              </w:rPr>
              <w:t>Processus nominal :</w:t>
            </w:r>
          </w:p>
          <w:p w14:paraId="4A21DBD8" w14:textId="77777777" w:rsidR="00110810" w:rsidRDefault="00110810">
            <w:pPr>
              <w:spacing w:before="20" w:line="259" w:lineRule="auto"/>
              <w:ind w:left="-400" w:right="80"/>
              <w:jc w:val="both"/>
            </w:pPr>
            <w:r>
              <w:rPr>
                <w:rFonts w:ascii="Verdana" w:eastAsia="Verdana" w:hAnsi="Verdana" w:cs="Verdana"/>
              </w:rPr>
              <w:t xml:space="preserve"> </w:t>
            </w:r>
          </w:p>
          <w:p w14:paraId="0FFBC570" w14:textId="77777777" w:rsidR="00110810" w:rsidRDefault="00110810" w:rsidP="00110810">
            <w:pPr>
              <w:numPr>
                <w:ilvl w:val="0"/>
                <w:numId w:val="2"/>
              </w:numPr>
              <w:spacing w:after="0" w:line="288" w:lineRule="auto"/>
              <w:ind w:left="820" w:right="80" w:hanging="360"/>
              <w:contextualSpacing/>
              <w:jc w:val="both"/>
              <w:rPr>
                <w:rFonts w:ascii="Verdana" w:eastAsia="Verdana" w:hAnsi="Verdana" w:cs="Verdana"/>
                <w:sz w:val="20"/>
                <w:szCs w:val="20"/>
              </w:rPr>
            </w:pPr>
            <w:r>
              <w:rPr>
                <w:rFonts w:ascii="Verdana" w:eastAsia="Verdana" w:hAnsi="Verdana" w:cs="Verdana"/>
                <w:sz w:val="20"/>
                <w:szCs w:val="20"/>
              </w:rPr>
              <w:t>Le système affiche la fenêtre du sommaire des contrats</w:t>
            </w:r>
          </w:p>
          <w:p w14:paraId="48D2169B" w14:textId="77777777" w:rsidR="00110810" w:rsidRDefault="00110810" w:rsidP="00110810">
            <w:pPr>
              <w:numPr>
                <w:ilvl w:val="0"/>
                <w:numId w:val="2"/>
              </w:numPr>
              <w:spacing w:after="0" w:line="288" w:lineRule="auto"/>
              <w:ind w:left="820" w:right="80" w:hanging="360"/>
              <w:contextualSpacing/>
              <w:jc w:val="both"/>
              <w:rPr>
                <w:rFonts w:ascii="Verdana" w:eastAsia="Verdana" w:hAnsi="Verdana" w:cs="Verdana"/>
                <w:sz w:val="20"/>
                <w:szCs w:val="20"/>
              </w:rPr>
            </w:pPr>
            <w:r>
              <w:rPr>
                <w:rFonts w:ascii="Verdana" w:eastAsia="Verdana" w:hAnsi="Verdana" w:cs="Verdana"/>
                <w:sz w:val="20"/>
                <w:szCs w:val="20"/>
              </w:rPr>
              <w:t>La réceptionniste consulte le sommaire</w:t>
            </w:r>
          </w:p>
          <w:p w14:paraId="3EBA05A3" w14:textId="77777777" w:rsidR="00110810" w:rsidRDefault="00110810" w:rsidP="00110810">
            <w:pPr>
              <w:numPr>
                <w:ilvl w:val="0"/>
                <w:numId w:val="2"/>
              </w:numPr>
              <w:spacing w:after="0" w:line="259" w:lineRule="auto"/>
              <w:ind w:left="820" w:hanging="360"/>
              <w:contextualSpacing/>
              <w:jc w:val="both"/>
              <w:rPr>
                <w:rFonts w:ascii="Verdana" w:eastAsia="Verdana" w:hAnsi="Verdana" w:cs="Verdana"/>
                <w:sz w:val="20"/>
                <w:szCs w:val="20"/>
              </w:rPr>
            </w:pPr>
            <w:r>
              <w:rPr>
                <w:rFonts w:ascii="Verdana" w:eastAsia="Verdana" w:hAnsi="Verdana" w:cs="Verdana"/>
                <w:sz w:val="20"/>
                <w:szCs w:val="20"/>
              </w:rPr>
              <w:t>La réceptionniste veut fermer la fenêtre</w:t>
            </w:r>
          </w:p>
          <w:p w14:paraId="01770314" w14:textId="77777777" w:rsidR="00110810" w:rsidRDefault="00110810" w:rsidP="00110810">
            <w:pPr>
              <w:numPr>
                <w:ilvl w:val="0"/>
                <w:numId w:val="2"/>
              </w:numPr>
              <w:spacing w:after="0" w:line="259" w:lineRule="auto"/>
              <w:ind w:left="820" w:hanging="360"/>
              <w:contextualSpacing/>
              <w:jc w:val="both"/>
              <w:rPr>
                <w:rFonts w:ascii="Verdana" w:eastAsia="Verdana" w:hAnsi="Verdana" w:cs="Verdana"/>
                <w:sz w:val="20"/>
                <w:szCs w:val="20"/>
              </w:rPr>
            </w:pPr>
            <w:r>
              <w:rPr>
                <w:rFonts w:ascii="Verdana" w:eastAsia="Verdana" w:hAnsi="Verdana" w:cs="Verdana"/>
                <w:sz w:val="20"/>
                <w:szCs w:val="20"/>
              </w:rPr>
              <w:lastRenderedPageBreak/>
              <w:t>Le système ferme la fenêtre</w:t>
            </w:r>
          </w:p>
          <w:p w14:paraId="4DBDC6F8" w14:textId="77777777" w:rsidR="00110810" w:rsidRDefault="00110810">
            <w:pPr>
              <w:spacing w:before="20" w:line="259" w:lineRule="auto"/>
              <w:ind w:left="75" w:right="80"/>
              <w:jc w:val="both"/>
              <w:rPr>
                <w:rFonts w:ascii="Arial" w:eastAsia="Arial" w:hAnsi="Arial" w:cs="Arial"/>
              </w:rPr>
            </w:pPr>
          </w:p>
          <w:p w14:paraId="0486F47C" w14:textId="77777777" w:rsidR="00110810" w:rsidRDefault="00110810">
            <w:pPr>
              <w:spacing w:before="20" w:line="259" w:lineRule="auto"/>
              <w:ind w:left="60" w:right="80"/>
              <w:jc w:val="both"/>
            </w:pPr>
          </w:p>
          <w:p w14:paraId="485DF690" w14:textId="77777777" w:rsidR="00110810" w:rsidRDefault="00110810">
            <w:pPr>
              <w:spacing w:before="120"/>
              <w:ind w:left="-400"/>
              <w:jc w:val="center"/>
              <w:rPr>
                <w:color w:val="000000"/>
              </w:rPr>
            </w:pPr>
            <w:r>
              <w:rPr>
                <w:b/>
                <w:i/>
              </w:rPr>
              <w:t xml:space="preserve"> </w:t>
            </w:r>
          </w:p>
        </w:tc>
      </w:tr>
      <w:tr w:rsidR="00110810" w14:paraId="049D5A87"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4E079D6F" w14:textId="77777777" w:rsidR="00110810" w:rsidRDefault="00110810">
            <w:pPr>
              <w:spacing w:before="120"/>
              <w:ind w:left="-400"/>
              <w:jc w:val="center"/>
            </w:pPr>
            <w:r>
              <w:rPr>
                <w:b/>
                <w:i/>
              </w:rPr>
              <w:lastRenderedPageBreak/>
              <w:t>Arrêt :</w:t>
            </w:r>
          </w:p>
          <w:p w14:paraId="152F8564" w14:textId="77777777" w:rsidR="00110810" w:rsidRDefault="00110810">
            <w:pPr>
              <w:spacing w:before="120"/>
              <w:ind w:left="705"/>
            </w:pPr>
            <w:r>
              <w:t>Le cas se termine lorsque la fenêtre du sommaire des contrats est fermée</w:t>
            </w:r>
          </w:p>
          <w:p w14:paraId="5B1D0D8A" w14:textId="77777777" w:rsidR="00110810" w:rsidRDefault="00110810">
            <w:pPr>
              <w:spacing w:before="120"/>
              <w:ind w:left="380" w:firstLine="325"/>
              <w:rPr>
                <w:color w:val="000000"/>
              </w:rPr>
            </w:pPr>
          </w:p>
        </w:tc>
      </w:tr>
      <w:tr w:rsidR="00110810" w14:paraId="71B969C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3A69608" w14:textId="77777777" w:rsidR="00110810" w:rsidRDefault="00110810">
            <w:pPr>
              <w:spacing w:before="40" w:line="240" w:lineRule="auto"/>
              <w:ind w:left="-400" w:right="-20"/>
              <w:jc w:val="center"/>
            </w:pPr>
            <w:r>
              <w:rPr>
                <w:b/>
                <w:i/>
              </w:rPr>
              <w:t>PostConditions :</w:t>
            </w:r>
          </w:p>
          <w:p w14:paraId="48D67218" w14:textId="77777777" w:rsidR="00110810" w:rsidRDefault="00110810">
            <w:pPr>
              <w:spacing w:before="40" w:line="240" w:lineRule="auto"/>
              <w:ind w:left="705" w:right="-20"/>
            </w:pPr>
            <w:r>
              <w:rPr>
                <w:i/>
              </w:rPr>
              <w:t>Aucune</w:t>
            </w:r>
            <w:r>
              <w:t xml:space="preserve"> </w:t>
            </w:r>
            <w:r>
              <w:rPr>
                <w:i/>
              </w:rPr>
              <w:t xml:space="preserve"> </w:t>
            </w:r>
          </w:p>
          <w:p w14:paraId="65E3DD9B" w14:textId="77777777" w:rsidR="00110810" w:rsidRDefault="00110810">
            <w:pPr>
              <w:spacing w:before="40" w:line="240" w:lineRule="auto"/>
              <w:ind w:left="-400" w:right="-20"/>
              <w:jc w:val="center"/>
              <w:rPr>
                <w:color w:val="000000"/>
              </w:rPr>
            </w:pPr>
            <w:r>
              <w:rPr>
                <w:i/>
              </w:rPr>
              <w:t xml:space="preserve"> </w:t>
            </w:r>
          </w:p>
        </w:tc>
      </w:tr>
      <w:tr w:rsidR="00110810" w14:paraId="03F9A550"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711D169E" w14:textId="77777777" w:rsidR="00110810" w:rsidRDefault="00110810">
            <w:pPr>
              <w:ind w:left="-360"/>
              <w:jc w:val="center"/>
              <w:rPr>
                <w:color w:val="000000"/>
              </w:rPr>
            </w:pPr>
            <w:r>
              <w:rPr>
                <w:b/>
                <w:sz w:val="14"/>
                <w:szCs w:val="14"/>
                <w:shd w:val="clear" w:color="auto" w:fill="F2F2F2"/>
              </w:rPr>
              <w:t xml:space="preserve"> </w:t>
            </w:r>
          </w:p>
        </w:tc>
      </w:tr>
      <w:tr w:rsidR="00110810" w14:paraId="329DB1B8"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B478F8F" w14:textId="77777777" w:rsidR="00110810" w:rsidRDefault="00110810">
            <w:pPr>
              <w:spacing w:before="120"/>
              <w:ind w:left="-400"/>
              <w:jc w:val="center"/>
            </w:pPr>
            <w:r>
              <w:rPr>
                <w:b/>
                <w:i/>
              </w:rPr>
              <w:t>Extensions:</w:t>
            </w:r>
          </w:p>
          <w:p w14:paraId="235B1BD8" w14:textId="77777777" w:rsidR="00110810" w:rsidRDefault="00110810">
            <w:pPr>
              <w:ind w:left="640"/>
              <w:jc w:val="both"/>
            </w:pPr>
            <w:r>
              <w:rPr>
                <w:b/>
              </w:rPr>
              <w:t xml:space="preserve"> </w:t>
            </w:r>
          </w:p>
          <w:p w14:paraId="7947FE77" w14:textId="77777777" w:rsidR="00110810" w:rsidRDefault="00110810">
            <w:pPr>
              <w:spacing w:line="288" w:lineRule="auto"/>
              <w:ind w:left="700"/>
              <w:jc w:val="both"/>
            </w:pPr>
            <w:r>
              <w:rPr>
                <w:sz w:val="20"/>
                <w:szCs w:val="20"/>
              </w:rPr>
              <w:t>E1 :</w:t>
            </w:r>
            <w:r>
              <w:rPr>
                <w:sz w:val="20"/>
                <w:szCs w:val="20"/>
              </w:rPr>
              <w:tab/>
              <w:t>Ajouter un contrat</w:t>
            </w:r>
          </w:p>
          <w:p w14:paraId="59FA02A1" w14:textId="77777777" w:rsidR="00110810" w:rsidRDefault="00110810">
            <w:pPr>
              <w:spacing w:line="288" w:lineRule="auto"/>
              <w:ind w:left="1040"/>
              <w:jc w:val="both"/>
            </w:pPr>
            <w:r>
              <w:rPr>
                <w:sz w:val="20"/>
                <w:szCs w:val="20"/>
              </w:rPr>
              <w:t>Début: 1</w:t>
            </w:r>
          </w:p>
          <w:p w14:paraId="6743CDCD" w14:textId="77777777" w:rsidR="00110810" w:rsidRDefault="00110810">
            <w:pPr>
              <w:spacing w:line="288" w:lineRule="auto"/>
              <w:ind w:left="1400" w:hanging="360"/>
              <w:jc w:val="both"/>
            </w:pPr>
            <w:r>
              <w:rPr>
                <w:sz w:val="20"/>
                <w:szCs w:val="20"/>
              </w:rPr>
              <w:t xml:space="preserve">1.  </w:t>
            </w:r>
            <w:r>
              <w:rPr>
                <w:sz w:val="20"/>
                <w:szCs w:val="20"/>
              </w:rPr>
              <w:tab/>
              <w:t>L’utilisateur veut ajouter un contrat en appuyant sur le bouton ajouter</w:t>
            </w:r>
          </w:p>
          <w:p w14:paraId="2F3B2038" w14:textId="77777777" w:rsidR="00110810" w:rsidRDefault="00110810">
            <w:pPr>
              <w:spacing w:line="288" w:lineRule="auto"/>
              <w:ind w:left="1480"/>
              <w:jc w:val="both"/>
            </w:pPr>
            <w:r>
              <w:rPr>
                <w:sz w:val="20"/>
                <w:szCs w:val="20"/>
              </w:rPr>
              <w:t>Appel -&gt; Description narrative: Ajouter un contrat</w:t>
            </w:r>
          </w:p>
          <w:p w14:paraId="0A4FC9A8" w14:textId="77777777" w:rsidR="00110810" w:rsidRDefault="00110810">
            <w:pPr>
              <w:spacing w:line="288" w:lineRule="auto"/>
              <w:ind w:left="1040"/>
              <w:jc w:val="both"/>
            </w:pPr>
            <w:r>
              <w:rPr>
                <w:sz w:val="20"/>
                <w:szCs w:val="20"/>
              </w:rPr>
              <w:t>Retour: 1</w:t>
            </w:r>
          </w:p>
          <w:p w14:paraId="31F7E62F" w14:textId="77777777" w:rsidR="00110810" w:rsidRDefault="00110810">
            <w:pPr>
              <w:ind w:left="640"/>
              <w:jc w:val="both"/>
            </w:pPr>
            <w:r>
              <w:t xml:space="preserve"> </w:t>
            </w:r>
          </w:p>
          <w:p w14:paraId="0E465CBD" w14:textId="77777777" w:rsidR="00110810" w:rsidRDefault="00110810">
            <w:pPr>
              <w:spacing w:line="288" w:lineRule="auto"/>
              <w:ind w:left="700"/>
              <w:jc w:val="both"/>
            </w:pPr>
            <w:r>
              <w:rPr>
                <w:sz w:val="20"/>
                <w:szCs w:val="20"/>
              </w:rPr>
              <w:t>E2 :</w:t>
            </w:r>
            <w:r>
              <w:rPr>
                <w:sz w:val="20"/>
                <w:szCs w:val="20"/>
              </w:rPr>
              <w:tab/>
              <w:t>Voir les détails</w:t>
            </w:r>
          </w:p>
          <w:p w14:paraId="3C6072F6" w14:textId="77777777" w:rsidR="00110810" w:rsidRDefault="00110810">
            <w:pPr>
              <w:spacing w:line="288" w:lineRule="auto"/>
              <w:ind w:left="1040"/>
              <w:jc w:val="both"/>
            </w:pPr>
            <w:r>
              <w:rPr>
                <w:sz w:val="20"/>
                <w:szCs w:val="20"/>
              </w:rPr>
              <w:t>Début: 1</w:t>
            </w:r>
          </w:p>
          <w:p w14:paraId="5B2718F6" w14:textId="77777777" w:rsidR="00110810" w:rsidRDefault="00110810">
            <w:pPr>
              <w:spacing w:line="288" w:lineRule="auto"/>
              <w:ind w:left="1020"/>
              <w:jc w:val="both"/>
            </w:pPr>
            <w:r>
              <w:rPr>
                <w:sz w:val="20"/>
                <w:szCs w:val="20"/>
              </w:rPr>
              <w:t>1. La réceptionniste veut voir les détails d’un contrat en appuyant sur le bouton détails</w:t>
            </w:r>
          </w:p>
          <w:p w14:paraId="05F58E28" w14:textId="77777777" w:rsidR="00110810" w:rsidRDefault="00110810">
            <w:pPr>
              <w:spacing w:line="288" w:lineRule="auto"/>
              <w:ind w:left="1020"/>
              <w:jc w:val="both"/>
            </w:pPr>
            <w:r>
              <w:rPr>
                <w:sz w:val="20"/>
                <w:szCs w:val="20"/>
              </w:rPr>
              <w:t>Appel -&gt; Description narrative: Ajouter un contrat -&gt; A1</w:t>
            </w:r>
          </w:p>
          <w:p w14:paraId="385B4084" w14:textId="77777777" w:rsidR="00110810" w:rsidRDefault="00110810">
            <w:pPr>
              <w:spacing w:line="288" w:lineRule="auto"/>
              <w:ind w:left="1040"/>
              <w:jc w:val="both"/>
            </w:pPr>
            <w:r>
              <w:rPr>
                <w:sz w:val="20"/>
                <w:szCs w:val="20"/>
              </w:rPr>
              <w:lastRenderedPageBreak/>
              <w:t>Retour: 1</w:t>
            </w:r>
          </w:p>
          <w:p w14:paraId="1FC6D355" w14:textId="77777777" w:rsidR="00110810" w:rsidRDefault="00110810">
            <w:pPr>
              <w:ind w:left="640"/>
              <w:jc w:val="both"/>
            </w:pPr>
            <w:r>
              <w:t xml:space="preserve"> </w:t>
            </w:r>
          </w:p>
          <w:p w14:paraId="29A63361" w14:textId="77777777" w:rsidR="00110810" w:rsidRDefault="00110810">
            <w:pPr>
              <w:spacing w:line="288" w:lineRule="auto"/>
              <w:ind w:left="700"/>
              <w:jc w:val="both"/>
            </w:pPr>
            <w:r>
              <w:rPr>
                <w:sz w:val="20"/>
                <w:szCs w:val="20"/>
              </w:rPr>
              <w:t>E3 :</w:t>
            </w:r>
            <w:r>
              <w:rPr>
                <w:sz w:val="20"/>
                <w:szCs w:val="20"/>
              </w:rPr>
              <w:tab/>
              <w:t>Modifier un contrat</w:t>
            </w:r>
          </w:p>
          <w:p w14:paraId="680DDF5C" w14:textId="77777777" w:rsidR="00110810" w:rsidRDefault="00110810">
            <w:pPr>
              <w:spacing w:line="288" w:lineRule="auto"/>
              <w:ind w:left="1040"/>
              <w:jc w:val="both"/>
            </w:pPr>
            <w:r>
              <w:rPr>
                <w:sz w:val="20"/>
                <w:szCs w:val="20"/>
              </w:rPr>
              <w:t>Début: 1</w:t>
            </w:r>
          </w:p>
          <w:p w14:paraId="773EC56E" w14:textId="77777777" w:rsidR="00110810" w:rsidRDefault="00110810">
            <w:pPr>
              <w:spacing w:line="288" w:lineRule="auto"/>
              <w:ind w:left="1020"/>
              <w:jc w:val="both"/>
            </w:pPr>
            <w:r>
              <w:rPr>
                <w:sz w:val="20"/>
                <w:szCs w:val="20"/>
              </w:rPr>
              <w:t>1. La réceptionniste veut modifier un contrat en appuyant sur le bouton détails</w:t>
            </w:r>
          </w:p>
          <w:p w14:paraId="3E28F436" w14:textId="77777777" w:rsidR="00110810" w:rsidRDefault="00110810">
            <w:pPr>
              <w:spacing w:line="288" w:lineRule="auto"/>
              <w:ind w:left="1020"/>
              <w:jc w:val="both"/>
            </w:pPr>
            <w:r>
              <w:rPr>
                <w:sz w:val="20"/>
                <w:szCs w:val="20"/>
              </w:rPr>
              <w:t>Appel -&gt; Description narrative: Ajouter un contrat -&gt; A3</w:t>
            </w:r>
          </w:p>
          <w:p w14:paraId="442DA125" w14:textId="77777777" w:rsidR="00110810" w:rsidRDefault="00110810">
            <w:pPr>
              <w:spacing w:line="288" w:lineRule="auto"/>
              <w:ind w:left="1040"/>
              <w:jc w:val="both"/>
            </w:pPr>
            <w:r>
              <w:rPr>
                <w:sz w:val="20"/>
                <w:szCs w:val="20"/>
              </w:rPr>
              <w:t>Retour: 1</w:t>
            </w:r>
          </w:p>
          <w:p w14:paraId="258BE701" w14:textId="77777777" w:rsidR="00110810" w:rsidRDefault="00110810">
            <w:pPr>
              <w:ind w:left="640"/>
              <w:jc w:val="both"/>
            </w:pPr>
            <w:r>
              <w:t xml:space="preserve"> </w:t>
            </w:r>
          </w:p>
          <w:p w14:paraId="0329CDAF" w14:textId="77777777" w:rsidR="00110810" w:rsidRDefault="00110810">
            <w:pPr>
              <w:spacing w:line="288" w:lineRule="auto"/>
              <w:ind w:left="700"/>
              <w:jc w:val="both"/>
            </w:pPr>
            <w:r>
              <w:rPr>
                <w:sz w:val="20"/>
                <w:szCs w:val="20"/>
              </w:rPr>
              <w:t>E4 :</w:t>
            </w:r>
            <w:r>
              <w:rPr>
                <w:sz w:val="20"/>
                <w:szCs w:val="20"/>
              </w:rPr>
              <w:tab/>
              <w:t>Supprimer un contrat</w:t>
            </w:r>
          </w:p>
          <w:p w14:paraId="75C46E84" w14:textId="77777777" w:rsidR="00110810" w:rsidRDefault="00110810">
            <w:pPr>
              <w:spacing w:line="288" w:lineRule="auto"/>
              <w:ind w:left="1040"/>
              <w:jc w:val="both"/>
            </w:pPr>
            <w:r>
              <w:rPr>
                <w:sz w:val="20"/>
                <w:szCs w:val="20"/>
              </w:rPr>
              <w:t>Début: 1</w:t>
            </w:r>
          </w:p>
          <w:p w14:paraId="0BD0A3C9" w14:textId="77777777" w:rsidR="00110810" w:rsidRDefault="00110810">
            <w:pPr>
              <w:spacing w:line="288" w:lineRule="auto"/>
              <w:ind w:left="1020"/>
              <w:jc w:val="both"/>
            </w:pPr>
            <w:r>
              <w:rPr>
                <w:sz w:val="20"/>
                <w:szCs w:val="20"/>
              </w:rPr>
              <w:t>1. La réceptionniste veut supprimer un contrat en appuyant sur le bouton détails</w:t>
            </w:r>
          </w:p>
          <w:p w14:paraId="5E281ABA" w14:textId="77777777" w:rsidR="00110810" w:rsidRDefault="00110810">
            <w:pPr>
              <w:spacing w:line="288" w:lineRule="auto"/>
              <w:ind w:left="1020"/>
              <w:jc w:val="both"/>
            </w:pPr>
            <w:r>
              <w:rPr>
                <w:sz w:val="20"/>
                <w:szCs w:val="20"/>
              </w:rPr>
              <w:t>Appel -&gt; Description narrative: Ajouter un contrat -&gt; A2</w:t>
            </w:r>
          </w:p>
          <w:p w14:paraId="43964110" w14:textId="77777777" w:rsidR="00110810" w:rsidRDefault="00110810">
            <w:pPr>
              <w:ind w:left="640"/>
              <w:jc w:val="both"/>
            </w:pPr>
            <w:r>
              <w:rPr>
                <w:sz w:val="20"/>
                <w:szCs w:val="20"/>
              </w:rPr>
              <w:t>Retour: 1</w:t>
            </w:r>
          </w:p>
          <w:p w14:paraId="764AE770" w14:textId="77777777" w:rsidR="00110810" w:rsidRDefault="00110810">
            <w:pPr>
              <w:ind w:left="640"/>
              <w:jc w:val="both"/>
              <w:rPr>
                <w:color w:val="000000"/>
              </w:rPr>
            </w:pPr>
          </w:p>
        </w:tc>
      </w:tr>
      <w:tr w:rsidR="00110810" w14:paraId="279CFE06"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6B7A766" w14:textId="77777777" w:rsidR="00110810" w:rsidRDefault="00110810">
            <w:pPr>
              <w:spacing w:before="120"/>
              <w:ind w:left="-400"/>
              <w:jc w:val="center"/>
            </w:pPr>
            <w:r>
              <w:rPr>
                <w:b/>
                <w:i/>
              </w:rPr>
              <w:lastRenderedPageBreak/>
              <w:t>Scénarios Alternatifs:</w:t>
            </w:r>
          </w:p>
          <w:p w14:paraId="2E9DDFCE" w14:textId="77777777" w:rsidR="00110810" w:rsidRDefault="00110810">
            <w:pPr>
              <w:ind w:left="640"/>
              <w:jc w:val="both"/>
            </w:pPr>
            <w:r>
              <w:rPr>
                <w:b/>
                <w:i/>
              </w:rPr>
              <w:t xml:space="preserve"> </w:t>
            </w:r>
          </w:p>
          <w:p w14:paraId="799F9CF4" w14:textId="77777777" w:rsidR="00110810" w:rsidRDefault="00110810">
            <w:pPr>
              <w:ind w:left="640"/>
              <w:jc w:val="both"/>
            </w:pPr>
            <w:r>
              <w:rPr>
                <w:b/>
                <w:sz w:val="20"/>
                <w:szCs w:val="20"/>
              </w:rPr>
              <w:t>A1 : Rechercher un contrat.</w:t>
            </w:r>
          </w:p>
          <w:p w14:paraId="7B55228A" w14:textId="77777777" w:rsidR="00110810" w:rsidRDefault="00110810">
            <w:pPr>
              <w:ind w:left="640"/>
            </w:pPr>
            <w:r>
              <w:rPr>
                <w:sz w:val="20"/>
                <w:szCs w:val="20"/>
              </w:rPr>
              <w:t>Début:1</w:t>
            </w:r>
          </w:p>
          <w:p w14:paraId="0C1B098A" w14:textId="77777777" w:rsidR="00110810" w:rsidRDefault="00110810">
            <w:pPr>
              <w:ind w:left="640"/>
            </w:pPr>
            <w:r>
              <w:rPr>
                <w:sz w:val="20"/>
                <w:szCs w:val="20"/>
              </w:rPr>
              <w:t>1.</w:t>
            </w:r>
            <w:r>
              <w:rPr>
                <w:sz w:val="20"/>
                <w:szCs w:val="20"/>
              </w:rPr>
              <w:tab/>
              <w:t>La réceptionniste entre une chaîne de caractères correspondant aux termes qu’elle souhaite rechercher dans l’ensemble des champs du contrat</w:t>
            </w:r>
          </w:p>
          <w:p w14:paraId="04499AEC" w14:textId="77777777" w:rsidR="00110810" w:rsidRDefault="00110810">
            <w:pPr>
              <w:ind w:left="640"/>
            </w:pPr>
            <w:r>
              <w:rPr>
                <w:sz w:val="20"/>
                <w:szCs w:val="20"/>
              </w:rPr>
              <w:t>2.</w:t>
            </w:r>
            <w:r>
              <w:rPr>
                <w:sz w:val="20"/>
                <w:szCs w:val="20"/>
              </w:rPr>
              <w:tab/>
              <w:t>La réceptionniste envoie la requête au système</w:t>
            </w:r>
          </w:p>
          <w:p w14:paraId="16C91485" w14:textId="77777777" w:rsidR="00110810" w:rsidRDefault="00110810">
            <w:pPr>
              <w:ind w:left="640"/>
            </w:pPr>
            <w:r>
              <w:rPr>
                <w:sz w:val="20"/>
                <w:szCs w:val="20"/>
              </w:rPr>
              <w:t>3.</w:t>
            </w:r>
            <w:r>
              <w:rPr>
                <w:sz w:val="20"/>
                <w:szCs w:val="20"/>
              </w:rPr>
              <w:tab/>
              <w:t>Le système affiche les résultats de la requête au même endroit que la liste originale</w:t>
            </w:r>
          </w:p>
          <w:p w14:paraId="3B25026A" w14:textId="71696848" w:rsidR="00110810" w:rsidRDefault="00110810">
            <w:pPr>
              <w:ind w:left="640"/>
            </w:pPr>
            <w:r>
              <w:rPr>
                <w:sz w:val="20"/>
                <w:szCs w:val="20"/>
              </w:rPr>
              <w:t>Retour</w:t>
            </w:r>
            <w:r w:rsidR="00562350">
              <w:rPr>
                <w:sz w:val="20"/>
                <w:szCs w:val="20"/>
              </w:rPr>
              <w:t>: 1</w:t>
            </w:r>
          </w:p>
          <w:p w14:paraId="15DA7D05" w14:textId="77777777" w:rsidR="00110810" w:rsidRDefault="00110810">
            <w:pPr>
              <w:ind w:left="640"/>
              <w:jc w:val="both"/>
            </w:pPr>
            <w:r>
              <w:t xml:space="preserve"> </w:t>
            </w:r>
          </w:p>
          <w:p w14:paraId="79FADA7E" w14:textId="77777777" w:rsidR="00110810" w:rsidRDefault="00110810">
            <w:pPr>
              <w:ind w:left="640"/>
              <w:jc w:val="both"/>
              <w:rPr>
                <w:color w:val="000000"/>
              </w:rPr>
            </w:pPr>
            <w:r>
              <w:rPr>
                <w:b/>
                <w:i/>
              </w:rPr>
              <w:t xml:space="preserve"> </w:t>
            </w:r>
          </w:p>
        </w:tc>
      </w:tr>
      <w:tr w:rsidR="00110810" w14:paraId="7ADD5BF0"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4CC9F589" w14:textId="77777777" w:rsidR="00110810" w:rsidRDefault="00110810">
            <w:pPr>
              <w:ind w:left="-360"/>
              <w:jc w:val="center"/>
              <w:rPr>
                <w:color w:val="000000"/>
              </w:rPr>
            </w:pPr>
            <w:r>
              <w:rPr>
                <w:b/>
                <w:sz w:val="14"/>
                <w:szCs w:val="14"/>
                <w:shd w:val="clear" w:color="auto" w:fill="F2F2F2"/>
              </w:rPr>
              <w:lastRenderedPageBreak/>
              <w:t xml:space="preserve"> </w:t>
            </w:r>
          </w:p>
        </w:tc>
      </w:tr>
      <w:tr w:rsidR="00110810" w14:paraId="2A81DCF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91CF7DB" w14:textId="77777777" w:rsidR="00110810" w:rsidRDefault="00110810">
            <w:pPr>
              <w:spacing w:before="120"/>
              <w:ind w:left="-400"/>
              <w:jc w:val="center"/>
            </w:pPr>
            <w:r>
              <w:rPr>
                <w:b/>
                <w:i/>
              </w:rPr>
              <w:t>Contraintes non-fonctionnelles:</w:t>
            </w:r>
          </w:p>
          <w:p w14:paraId="075D552B" w14:textId="77777777" w:rsidR="00110810" w:rsidRDefault="00110810">
            <w:pPr>
              <w:spacing w:before="120"/>
              <w:ind w:left="380" w:hanging="360"/>
            </w:pPr>
            <w:r>
              <w:t xml:space="preserve">      </w:t>
            </w:r>
            <w:r>
              <w:rPr>
                <w:i/>
              </w:rPr>
              <w:t xml:space="preserve"> Aucune</w:t>
            </w:r>
          </w:p>
          <w:p w14:paraId="22990679" w14:textId="77777777" w:rsidR="00110810" w:rsidRDefault="00110810">
            <w:pPr>
              <w:spacing w:before="120"/>
              <w:ind w:left="380" w:hanging="360"/>
              <w:jc w:val="center"/>
            </w:pPr>
            <w:r>
              <w:t xml:space="preserve">      </w:t>
            </w:r>
            <w:r>
              <w:rPr>
                <w:i/>
              </w:rPr>
              <w:t xml:space="preserve"> </w:t>
            </w:r>
          </w:p>
          <w:p w14:paraId="639A1E1B" w14:textId="77777777" w:rsidR="00110810" w:rsidRDefault="00110810">
            <w:pPr>
              <w:spacing w:before="120"/>
              <w:ind w:left="-400"/>
              <w:jc w:val="center"/>
              <w:rPr>
                <w:color w:val="000000"/>
              </w:rPr>
            </w:pPr>
            <w:r>
              <w:rPr>
                <w:b/>
                <w:i/>
              </w:rPr>
              <w:t xml:space="preserve"> </w:t>
            </w:r>
          </w:p>
        </w:tc>
      </w:tr>
      <w:tr w:rsidR="00110810" w14:paraId="08932543"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5306731A" w14:textId="77777777" w:rsidR="00110810" w:rsidRDefault="00110810">
            <w:pPr>
              <w:spacing w:before="120"/>
              <w:ind w:left="-400"/>
              <w:jc w:val="center"/>
            </w:pPr>
            <w:r>
              <w:rPr>
                <w:b/>
                <w:i/>
              </w:rPr>
              <w:t>Contraintes liées à l'IHM:</w:t>
            </w:r>
          </w:p>
          <w:p w14:paraId="397A8CF4" w14:textId="77777777" w:rsidR="00110810" w:rsidRDefault="00110810">
            <w:pPr>
              <w:spacing w:before="120"/>
              <w:ind w:left="380" w:hanging="360"/>
            </w:pPr>
            <w:r>
              <w:t>Tri par nom, date, etc. Tri par défaut: date d’évènement plus récente à plus ancienne (croissant)</w:t>
            </w:r>
          </w:p>
          <w:p w14:paraId="2D7E44AF" w14:textId="77777777" w:rsidR="00110810" w:rsidRDefault="00110810">
            <w:pPr>
              <w:spacing w:before="120"/>
            </w:pPr>
            <w:r>
              <w:t>Champ recherche dans les détails (fenêtre).</w:t>
            </w:r>
          </w:p>
          <w:p w14:paraId="601DB175" w14:textId="77777777" w:rsidR="00110810" w:rsidRDefault="00110810">
            <w:pPr>
              <w:spacing w:before="120"/>
            </w:pPr>
            <w:r>
              <w:t>Les boutons pour ajouter, modifier et supprimer sont désactivés si l’utilisateur n’a pas le droit d’ajouter, de modifier et de supprimer.</w:t>
            </w:r>
          </w:p>
          <w:p w14:paraId="6E2DC512" w14:textId="77777777" w:rsidR="00110810" w:rsidRDefault="00110810">
            <w:pPr>
              <w:spacing w:before="120"/>
            </w:pPr>
            <w:r>
              <w:t>La fenêtre devra être pleine largeur et la hauteur ajustée au contenu</w:t>
            </w:r>
          </w:p>
          <w:p w14:paraId="6CEE2F22" w14:textId="77777777" w:rsidR="00110810" w:rsidRDefault="00110810">
            <w:pPr>
              <w:spacing w:before="120"/>
              <w:rPr>
                <w:color w:val="000000"/>
              </w:rPr>
            </w:pPr>
          </w:p>
        </w:tc>
      </w:tr>
      <w:tr w:rsidR="00110810" w14:paraId="3646A4D6"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0094333" w14:textId="77777777" w:rsidR="00110810" w:rsidRDefault="00110810">
            <w:pPr>
              <w:spacing w:before="120"/>
              <w:ind w:left="-400"/>
              <w:jc w:val="center"/>
            </w:pPr>
            <w:r>
              <w:rPr>
                <w:b/>
                <w:i/>
              </w:rPr>
              <w:t>Divers:</w:t>
            </w:r>
          </w:p>
          <w:p w14:paraId="625A1E3B" w14:textId="3AFA9E71" w:rsidR="00110810" w:rsidRPr="00B5027C" w:rsidRDefault="00110810" w:rsidP="00B5027C">
            <w:pPr>
              <w:spacing w:before="120"/>
              <w:ind w:left="380" w:hanging="360"/>
            </w:pPr>
            <w:r>
              <w:t>Filtre à voir dépendamment du temps, budget, énergie, etc.</w:t>
            </w:r>
            <w:bookmarkStart w:id="22" w:name="h.gjdgxs"/>
            <w:bookmarkEnd w:id="22"/>
          </w:p>
        </w:tc>
      </w:tr>
    </w:tbl>
    <w:p w14:paraId="4F2E72B1" w14:textId="77777777" w:rsidR="004B12A3" w:rsidRDefault="004B12A3" w:rsidP="00110810">
      <w:pPr>
        <w:jc w:val="both"/>
        <w:rPr>
          <w:sz w:val="12"/>
          <w:szCs w:val="12"/>
        </w:rPr>
      </w:pPr>
    </w:p>
    <w:p w14:paraId="43F2DF0B" w14:textId="77777777" w:rsidR="00DE746B" w:rsidRDefault="00DE746B">
      <w:r>
        <w:br w:type="page"/>
      </w:r>
    </w:p>
    <w:p w14:paraId="576394AB" w14:textId="77777777" w:rsidR="00DE746B" w:rsidRDefault="00DE746B" w:rsidP="00DE746B">
      <w:pPr>
        <w:jc w:val="both"/>
      </w:pPr>
    </w:p>
    <w:tbl>
      <w:tblPr>
        <w:tblW w:w="10272" w:type="dxa"/>
        <w:tblInd w:w="-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74"/>
        <w:gridCol w:w="2519"/>
        <w:gridCol w:w="2879"/>
      </w:tblGrid>
      <w:tr w:rsidR="00DE746B" w14:paraId="3BAEB6E0" w14:textId="77777777" w:rsidTr="00DE746B">
        <w:tc>
          <w:tcPr>
            <w:tcW w:w="10272" w:type="dxa"/>
            <w:gridSpan w:val="3"/>
            <w:tcBorders>
              <w:top w:val="single" w:sz="8"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24B3EA3" w14:textId="77777777" w:rsidR="00DE746B" w:rsidRDefault="00DE746B">
            <w:pPr>
              <w:ind w:left="-360"/>
              <w:jc w:val="center"/>
              <w:rPr>
                <w:color w:val="000000"/>
              </w:rPr>
            </w:pPr>
            <w:r>
              <w:rPr>
                <w:b/>
                <w:sz w:val="14"/>
                <w:szCs w:val="14"/>
                <w:shd w:val="clear" w:color="auto" w:fill="F2F2F2"/>
              </w:rPr>
              <w:t xml:space="preserve"> </w:t>
            </w:r>
          </w:p>
        </w:tc>
      </w:tr>
      <w:tr w:rsidR="00DE746B" w14:paraId="6B1770DA" w14:textId="77777777" w:rsidTr="00DE746B">
        <w:tc>
          <w:tcPr>
            <w:tcW w:w="7393" w:type="dxa"/>
            <w:gridSpan w:val="2"/>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8AA8A0A" w14:textId="77777777" w:rsidR="00DE746B" w:rsidRDefault="00DE746B">
            <w:pPr>
              <w:spacing w:before="120"/>
              <w:ind w:left="-400"/>
              <w:jc w:val="center"/>
              <w:rPr>
                <w:color w:val="000000"/>
              </w:rPr>
            </w:pPr>
            <w:r>
              <w:rPr>
                <w:b/>
                <w:i/>
              </w:rPr>
              <w:t xml:space="preserve">Titre du cas d’utilisation : </w:t>
            </w:r>
            <w:r w:rsidRPr="00DE746B">
              <w:rPr>
                <w:rStyle w:val="Titre2Car"/>
              </w:rPr>
              <w:t>Ajouter un contrat</w:t>
            </w:r>
          </w:p>
        </w:tc>
        <w:tc>
          <w:tcPr>
            <w:tcW w:w="2879"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17E733C" w14:textId="01933D49" w:rsidR="00DE746B" w:rsidRDefault="00DE746B">
            <w:pPr>
              <w:spacing w:before="120"/>
              <w:ind w:left="-360"/>
              <w:jc w:val="center"/>
              <w:rPr>
                <w:color w:val="000000"/>
              </w:rPr>
            </w:pPr>
            <w:r>
              <w:rPr>
                <w:b/>
                <w:i/>
              </w:rPr>
              <w:t>Numéro:</w:t>
            </w:r>
          </w:p>
        </w:tc>
      </w:tr>
      <w:tr w:rsidR="00DE746B" w14:paraId="340CC246"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7D5153E7" w14:textId="77777777" w:rsidR="00DE746B" w:rsidRDefault="00DE746B">
            <w:pPr>
              <w:ind w:left="-360"/>
              <w:jc w:val="center"/>
              <w:rPr>
                <w:color w:val="000000"/>
              </w:rPr>
            </w:pPr>
            <w:r>
              <w:rPr>
                <w:b/>
                <w:sz w:val="14"/>
                <w:szCs w:val="14"/>
                <w:shd w:val="clear" w:color="auto" w:fill="F2F2F2"/>
              </w:rPr>
              <w:t xml:space="preserve"> </w:t>
            </w:r>
          </w:p>
        </w:tc>
      </w:tr>
      <w:tr w:rsidR="00DE746B" w14:paraId="70135D3D"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885CCEC" w14:textId="77777777" w:rsidR="00DE746B" w:rsidRDefault="00DE746B">
            <w:pPr>
              <w:spacing w:before="120"/>
              <w:ind w:left="-400"/>
              <w:jc w:val="center"/>
              <w:rPr>
                <w:color w:val="000000"/>
              </w:rPr>
            </w:pPr>
            <w:r>
              <w:rPr>
                <w:b/>
                <w:i/>
              </w:rPr>
              <w:t>Description: Permet de créer un contrat avec une agence</w:t>
            </w:r>
          </w:p>
        </w:tc>
      </w:tr>
      <w:tr w:rsidR="00DE746B" w14:paraId="64DD0E43"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1ECCF64" w14:textId="77777777" w:rsidR="00DE746B" w:rsidRDefault="00DE746B">
            <w:pPr>
              <w:spacing w:before="120"/>
              <w:ind w:left="-400"/>
              <w:jc w:val="center"/>
              <w:rPr>
                <w:color w:val="000000"/>
              </w:rPr>
            </w:pPr>
            <w:r>
              <w:rPr>
                <w:b/>
                <w:i/>
              </w:rPr>
              <w:t>Acteur primaire: Gestionnaire</w:t>
            </w:r>
          </w:p>
        </w:tc>
      </w:tr>
      <w:tr w:rsidR="00DE746B" w14:paraId="2FEE9F3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F78FF81" w14:textId="77777777" w:rsidR="00DE746B" w:rsidRDefault="00DE746B">
            <w:pPr>
              <w:spacing w:before="120"/>
              <w:ind w:left="-400"/>
              <w:jc w:val="center"/>
              <w:rPr>
                <w:color w:val="000000"/>
              </w:rPr>
            </w:pPr>
            <w:r>
              <w:rPr>
                <w:b/>
                <w:i/>
              </w:rPr>
              <w:t>Acteur secondaire : Réceptionniste</w:t>
            </w:r>
          </w:p>
        </w:tc>
      </w:tr>
      <w:tr w:rsidR="00DE746B" w14:paraId="721CCB86" w14:textId="77777777" w:rsidTr="00DE746B">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05E4F3A" w14:textId="77777777" w:rsidR="00DE746B" w:rsidRDefault="00DE746B">
            <w:pPr>
              <w:spacing w:before="120"/>
              <w:ind w:left="-400"/>
              <w:jc w:val="center"/>
              <w:rPr>
                <w:color w:val="000000"/>
              </w:rPr>
            </w:pPr>
            <w:r>
              <w:rPr>
                <w:b/>
                <w:i/>
              </w:rPr>
              <w:t>Date de création : 05/04/2016</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6D124CE4" w14:textId="77777777" w:rsidR="00DE746B" w:rsidRDefault="00DE746B">
            <w:pPr>
              <w:spacing w:before="120"/>
              <w:ind w:left="-400"/>
              <w:jc w:val="center"/>
              <w:rPr>
                <w:color w:val="000000"/>
              </w:rPr>
            </w:pPr>
            <w:r>
              <w:rPr>
                <w:b/>
                <w:i/>
              </w:rPr>
              <w:t>Date de modification :</w:t>
            </w:r>
          </w:p>
        </w:tc>
      </w:tr>
      <w:tr w:rsidR="00DE746B" w14:paraId="2BFF74AF" w14:textId="77777777" w:rsidTr="00DE746B">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5B8C7E4" w14:textId="77777777" w:rsidR="00DE746B" w:rsidRDefault="00DE746B">
            <w:pPr>
              <w:spacing w:before="120"/>
              <w:ind w:left="-400"/>
              <w:jc w:val="center"/>
              <w:rPr>
                <w:color w:val="000000"/>
              </w:rPr>
            </w:pPr>
            <w:r>
              <w:rPr>
                <w:b/>
                <w:i/>
              </w:rPr>
              <w:t>Version :1.0</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2CD96B8B" w14:textId="0A13AEE7" w:rsidR="00DE746B" w:rsidRDefault="00DE746B" w:rsidP="00B02F8C">
            <w:pPr>
              <w:spacing w:before="120"/>
              <w:ind w:left="-400"/>
              <w:jc w:val="center"/>
              <w:rPr>
                <w:color w:val="000000"/>
              </w:rPr>
            </w:pPr>
            <w:r>
              <w:rPr>
                <w:b/>
                <w:i/>
              </w:rPr>
              <w:t xml:space="preserve">Responsable : </w:t>
            </w:r>
            <w:r w:rsidR="00B02F8C">
              <w:rPr>
                <w:b/>
                <w:i/>
              </w:rPr>
              <w:t>Raphael Côté</w:t>
            </w:r>
          </w:p>
        </w:tc>
      </w:tr>
      <w:tr w:rsidR="00DE746B" w14:paraId="757EED5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022C3877" w14:textId="77777777" w:rsidR="00DE746B" w:rsidRDefault="00DE746B">
            <w:pPr>
              <w:ind w:left="-360"/>
              <w:jc w:val="center"/>
              <w:rPr>
                <w:color w:val="000000"/>
              </w:rPr>
            </w:pPr>
            <w:r>
              <w:rPr>
                <w:b/>
                <w:sz w:val="14"/>
                <w:szCs w:val="14"/>
                <w:shd w:val="clear" w:color="auto" w:fill="F2F2F2"/>
              </w:rPr>
              <w:t xml:space="preserve"> </w:t>
            </w:r>
          </w:p>
        </w:tc>
      </w:tr>
      <w:tr w:rsidR="00DE746B" w14:paraId="233771B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651B93" w14:textId="77777777" w:rsidR="00DE746B" w:rsidRDefault="00DE746B">
            <w:pPr>
              <w:spacing w:before="20" w:line="259" w:lineRule="auto"/>
              <w:ind w:left="-400" w:right="100" w:firstLine="385"/>
              <w:jc w:val="both"/>
            </w:pPr>
            <w:r>
              <w:rPr>
                <w:b/>
                <w:i/>
              </w:rPr>
              <w:t xml:space="preserve">PréConditions : </w:t>
            </w:r>
            <w:r>
              <w:rPr>
                <w:sz w:val="20"/>
                <w:szCs w:val="20"/>
              </w:rPr>
              <w:t>Être authentifié avec le droit de création pour contrat</w:t>
            </w:r>
          </w:p>
          <w:p w14:paraId="3EDF9A83" w14:textId="77777777" w:rsidR="00DE746B" w:rsidRDefault="00DE746B">
            <w:pPr>
              <w:spacing w:before="20" w:line="259" w:lineRule="auto"/>
              <w:ind w:left="-400" w:right="100"/>
              <w:jc w:val="both"/>
              <w:rPr>
                <w:color w:val="000000"/>
              </w:rPr>
            </w:pPr>
            <w:r>
              <w:rPr>
                <w:rFonts w:ascii="Verdana" w:eastAsia="Verdana" w:hAnsi="Verdana" w:cs="Verdana"/>
              </w:rPr>
              <w:t xml:space="preserve"> </w:t>
            </w:r>
          </w:p>
        </w:tc>
      </w:tr>
      <w:tr w:rsidR="00DE746B" w14:paraId="40E34202"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11BF43" w14:textId="77777777" w:rsidR="00DE746B" w:rsidRDefault="00DE746B">
            <w:pPr>
              <w:spacing w:before="120"/>
              <w:ind w:left="-15"/>
              <w:rPr>
                <w:color w:val="000000"/>
              </w:rPr>
            </w:pPr>
            <w:r>
              <w:rPr>
                <w:b/>
                <w:i/>
              </w:rPr>
              <w:t xml:space="preserve">Déclencheur : </w:t>
            </w:r>
            <w:r>
              <w:rPr>
                <w:sz w:val="20"/>
                <w:szCs w:val="20"/>
              </w:rPr>
              <w:t>L’utilisateur désire ajouter un contrat à partir de l’écran «Sommaire des contrats»</w:t>
            </w:r>
          </w:p>
        </w:tc>
      </w:tr>
      <w:tr w:rsidR="00DE746B" w14:paraId="073F068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69682A4E" w14:textId="77777777" w:rsidR="00DE746B" w:rsidRDefault="00DE746B">
            <w:pPr>
              <w:spacing w:before="20" w:line="259" w:lineRule="auto"/>
              <w:ind w:left="-400" w:right="80" w:firstLine="385"/>
              <w:jc w:val="both"/>
            </w:pPr>
            <w:r>
              <w:rPr>
                <w:b/>
                <w:i/>
              </w:rPr>
              <w:t>Processus nominal :</w:t>
            </w:r>
          </w:p>
          <w:p w14:paraId="5C2BDB89" w14:textId="77777777" w:rsidR="00DE746B" w:rsidRDefault="00DE746B">
            <w:pPr>
              <w:spacing w:before="20" w:line="259" w:lineRule="auto"/>
              <w:ind w:left="-400" w:right="80"/>
              <w:jc w:val="both"/>
            </w:pPr>
            <w:r>
              <w:rPr>
                <w:rFonts w:ascii="Verdana" w:eastAsia="Verdana" w:hAnsi="Verdana" w:cs="Verdana"/>
              </w:rPr>
              <w:t xml:space="preserve"> </w:t>
            </w:r>
          </w:p>
          <w:p w14:paraId="1991F183" w14:textId="77777777" w:rsidR="00DE746B" w:rsidRDefault="00DE746B" w:rsidP="00DE746B">
            <w:pPr>
              <w:numPr>
                <w:ilvl w:val="0"/>
                <w:numId w:val="3"/>
              </w:numPr>
              <w:spacing w:after="0" w:line="259" w:lineRule="auto"/>
              <w:ind w:left="615" w:right="80" w:hanging="360"/>
              <w:contextualSpacing/>
              <w:jc w:val="both"/>
              <w:rPr>
                <w:rFonts w:ascii="Verdana" w:eastAsia="Verdana" w:hAnsi="Verdana" w:cs="Verdana"/>
              </w:rPr>
            </w:pPr>
            <w:r>
              <w:rPr>
                <w:rFonts w:ascii="Verdana" w:eastAsia="Verdana" w:hAnsi="Verdana" w:cs="Verdana"/>
              </w:rPr>
              <w:t>Le système affiche la fenêtre de détails du contrat.</w:t>
            </w:r>
          </w:p>
          <w:p w14:paraId="0EEAE0CC" w14:textId="77777777" w:rsidR="00DE746B" w:rsidRDefault="00DE746B">
            <w:pPr>
              <w:spacing w:before="20" w:line="259" w:lineRule="auto"/>
              <w:ind w:right="80"/>
              <w:jc w:val="both"/>
              <w:rPr>
                <w:rFonts w:ascii="Arial" w:eastAsia="Arial" w:hAnsi="Arial" w:cs="Arial"/>
              </w:rPr>
            </w:pPr>
            <w:r>
              <w:rPr>
                <w:rFonts w:ascii="Verdana" w:eastAsia="Verdana" w:hAnsi="Verdana" w:cs="Verdana"/>
              </w:rPr>
              <w:t xml:space="preserve">    2. La réceptionniste ajoute les informations du nouveau contrat.</w:t>
            </w:r>
          </w:p>
          <w:p w14:paraId="63BE9A0B" w14:textId="77777777" w:rsidR="00DE746B" w:rsidRDefault="00DE746B">
            <w:pPr>
              <w:spacing w:before="20" w:line="259" w:lineRule="auto"/>
              <w:ind w:right="80"/>
              <w:jc w:val="both"/>
            </w:pPr>
            <w:r>
              <w:rPr>
                <w:rFonts w:ascii="Verdana" w:eastAsia="Verdana" w:hAnsi="Verdana" w:cs="Verdana"/>
              </w:rPr>
              <w:t xml:space="preserve">    3. La réceptionniste enregistre le contrat.</w:t>
            </w:r>
          </w:p>
          <w:p w14:paraId="22289115" w14:textId="77777777" w:rsidR="00DE746B" w:rsidRDefault="00DE746B">
            <w:pPr>
              <w:spacing w:before="20" w:line="259" w:lineRule="auto"/>
              <w:ind w:right="80"/>
              <w:jc w:val="both"/>
            </w:pPr>
            <w:r>
              <w:rPr>
                <w:rFonts w:ascii="Verdana" w:eastAsia="Verdana" w:hAnsi="Verdana" w:cs="Verdana"/>
              </w:rPr>
              <w:lastRenderedPageBreak/>
              <w:t xml:space="preserve">    4. Le système affiche un message de confirmation.</w:t>
            </w:r>
          </w:p>
          <w:p w14:paraId="09529A7D" w14:textId="77777777" w:rsidR="00DE746B" w:rsidRDefault="00DE746B">
            <w:pPr>
              <w:spacing w:before="20" w:line="259" w:lineRule="auto"/>
              <w:ind w:right="80"/>
              <w:jc w:val="both"/>
            </w:pPr>
            <w:r>
              <w:rPr>
                <w:rFonts w:ascii="Verdana" w:eastAsia="Verdana" w:hAnsi="Verdana" w:cs="Verdana"/>
              </w:rPr>
              <w:t xml:space="preserve">    5. La réceptionniste confirme l’enregistrement.</w:t>
            </w:r>
          </w:p>
          <w:p w14:paraId="40FD684E" w14:textId="77777777" w:rsidR="00DE746B" w:rsidRDefault="00DE746B">
            <w:pPr>
              <w:spacing w:before="20" w:line="259" w:lineRule="auto"/>
              <w:ind w:right="80"/>
              <w:jc w:val="both"/>
            </w:pPr>
            <w:r>
              <w:rPr>
                <w:rFonts w:ascii="Verdana" w:eastAsia="Verdana" w:hAnsi="Verdana" w:cs="Verdana"/>
              </w:rPr>
              <w:t xml:space="preserve">    6. Le système enregistre les données.</w:t>
            </w:r>
          </w:p>
          <w:p w14:paraId="54974955" w14:textId="77777777" w:rsidR="00DE746B" w:rsidRDefault="00DE746B">
            <w:pPr>
              <w:spacing w:before="20" w:line="259" w:lineRule="auto"/>
              <w:ind w:right="80"/>
              <w:jc w:val="both"/>
            </w:pPr>
            <w:r>
              <w:rPr>
                <w:rFonts w:ascii="Verdana" w:eastAsia="Verdana" w:hAnsi="Verdana" w:cs="Verdana"/>
              </w:rPr>
              <w:t xml:space="preserve">    7. Le système ferme la fenêtre.</w:t>
            </w:r>
          </w:p>
          <w:p w14:paraId="4AE52948" w14:textId="77777777" w:rsidR="00DE746B" w:rsidRDefault="00DE746B">
            <w:pPr>
              <w:spacing w:before="20" w:line="259" w:lineRule="auto"/>
              <w:ind w:right="80"/>
              <w:jc w:val="both"/>
            </w:pPr>
          </w:p>
          <w:p w14:paraId="546D7C1B" w14:textId="77777777" w:rsidR="00DE746B" w:rsidRDefault="00DE746B">
            <w:pPr>
              <w:spacing w:before="120"/>
              <w:ind w:left="-400"/>
              <w:jc w:val="center"/>
              <w:rPr>
                <w:color w:val="000000"/>
              </w:rPr>
            </w:pPr>
            <w:r>
              <w:rPr>
                <w:b/>
                <w:i/>
              </w:rPr>
              <w:t xml:space="preserve"> </w:t>
            </w:r>
          </w:p>
        </w:tc>
      </w:tr>
      <w:tr w:rsidR="00DE746B" w14:paraId="15C1AF92"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7EB3AE6" w14:textId="77777777" w:rsidR="00DE746B" w:rsidRDefault="00DE746B">
            <w:pPr>
              <w:spacing w:before="120"/>
              <w:ind w:left="-400"/>
              <w:jc w:val="center"/>
            </w:pPr>
            <w:r>
              <w:rPr>
                <w:b/>
                <w:i/>
              </w:rPr>
              <w:lastRenderedPageBreak/>
              <w:t>Arrêt :</w:t>
            </w:r>
          </w:p>
          <w:p w14:paraId="363F3DB5" w14:textId="77777777" w:rsidR="00DE746B" w:rsidRDefault="00DE746B" w:rsidP="00DE746B">
            <w:pPr>
              <w:numPr>
                <w:ilvl w:val="0"/>
                <w:numId w:val="4"/>
              </w:numPr>
              <w:spacing w:after="0" w:line="288" w:lineRule="auto"/>
              <w:ind w:left="780" w:hanging="360"/>
              <w:contextualSpacing/>
              <w:rPr>
                <w:i/>
                <w:sz w:val="20"/>
                <w:szCs w:val="20"/>
              </w:rPr>
            </w:pPr>
            <w:r>
              <w:rPr>
                <w:i/>
                <w:sz w:val="20"/>
                <w:szCs w:val="20"/>
              </w:rPr>
              <w:t>Le cas se termine quand toutes les informations ont été ajoutées.</w:t>
            </w:r>
          </w:p>
          <w:p w14:paraId="332F0C6A" w14:textId="77777777" w:rsidR="00DE746B" w:rsidRDefault="00DE746B" w:rsidP="00DE746B">
            <w:pPr>
              <w:numPr>
                <w:ilvl w:val="0"/>
                <w:numId w:val="4"/>
              </w:numPr>
              <w:spacing w:after="0" w:line="288" w:lineRule="auto"/>
              <w:ind w:firstLine="360"/>
              <w:contextualSpacing/>
              <w:rPr>
                <w:i/>
                <w:sz w:val="20"/>
                <w:szCs w:val="20"/>
              </w:rPr>
            </w:pPr>
            <w:r>
              <w:rPr>
                <w:i/>
                <w:sz w:val="20"/>
                <w:szCs w:val="20"/>
              </w:rPr>
              <w:t>Aucune erreur de format ni d’entrées vides n’est présente.</w:t>
            </w:r>
          </w:p>
          <w:p w14:paraId="2EFC192C" w14:textId="77777777" w:rsidR="00DE746B" w:rsidRDefault="00DE746B" w:rsidP="00DE746B">
            <w:pPr>
              <w:numPr>
                <w:ilvl w:val="0"/>
                <w:numId w:val="4"/>
              </w:numPr>
              <w:spacing w:after="0"/>
              <w:ind w:left="780" w:hanging="360"/>
              <w:contextualSpacing/>
              <w:rPr>
                <w:i/>
                <w:sz w:val="20"/>
                <w:szCs w:val="20"/>
              </w:rPr>
            </w:pPr>
            <w:r>
              <w:rPr>
                <w:i/>
                <w:sz w:val="20"/>
                <w:szCs w:val="20"/>
              </w:rPr>
              <w:t>Le cas peut être arrêté à tout moment à la suite de l’annulation.</w:t>
            </w:r>
          </w:p>
          <w:p w14:paraId="185E7E96" w14:textId="77777777" w:rsidR="00DE746B" w:rsidRDefault="00DE746B">
            <w:pPr>
              <w:spacing w:before="120"/>
              <w:ind w:left="380" w:firstLine="325"/>
            </w:pPr>
          </w:p>
          <w:p w14:paraId="7C2AEC8C" w14:textId="77777777" w:rsidR="00DE746B" w:rsidRDefault="00DE746B">
            <w:pPr>
              <w:spacing w:before="120"/>
              <w:ind w:left="380" w:firstLine="325"/>
              <w:rPr>
                <w:color w:val="000000"/>
              </w:rPr>
            </w:pPr>
          </w:p>
        </w:tc>
      </w:tr>
      <w:tr w:rsidR="00DE746B" w14:paraId="40161C45"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2793F7E" w14:textId="77777777" w:rsidR="00DE746B" w:rsidRDefault="00DE746B">
            <w:pPr>
              <w:spacing w:before="40" w:line="240" w:lineRule="auto"/>
              <w:ind w:left="-400" w:right="-20"/>
              <w:jc w:val="center"/>
            </w:pPr>
            <w:r>
              <w:rPr>
                <w:b/>
                <w:i/>
              </w:rPr>
              <w:t>PostConditions :</w:t>
            </w:r>
          </w:p>
          <w:p w14:paraId="40859B3E" w14:textId="77777777" w:rsidR="00DE746B" w:rsidRDefault="00DE746B">
            <w:pPr>
              <w:spacing w:before="120"/>
              <w:ind w:left="705"/>
            </w:pPr>
            <w:r>
              <w:t>Le contrat et toutes les informations sont enregistrés dans la base de données.</w:t>
            </w:r>
          </w:p>
          <w:p w14:paraId="60A16486" w14:textId="77777777" w:rsidR="00DE746B" w:rsidRDefault="00DE746B">
            <w:pPr>
              <w:spacing w:before="120"/>
              <w:ind w:left="705"/>
            </w:pPr>
            <w:r>
              <w:t>Le nouveau contrat est affiché dans la fenêtre sommaire et est automatiquement sélectionné.</w:t>
            </w:r>
          </w:p>
          <w:p w14:paraId="2A9A6211" w14:textId="77777777" w:rsidR="00DE746B" w:rsidRDefault="00DE746B">
            <w:pPr>
              <w:spacing w:before="120"/>
              <w:ind w:left="705"/>
            </w:pPr>
            <w:r>
              <w:t>Si le cas se termine par une annulation on devra être positionné sur le premier élément de la fenêtre sommaire « Gérer les contrats ».</w:t>
            </w:r>
          </w:p>
          <w:p w14:paraId="7FB0E38A" w14:textId="77777777" w:rsidR="00DE746B" w:rsidRDefault="00DE746B">
            <w:pPr>
              <w:spacing w:before="40" w:line="240" w:lineRule="auto"/>
              <w:ind w:left="-400" w:right="-20"/>
              <w:jc w:val="center"/>
              <w:rPr>
                <w:color w:val="000000"/>
              </w:rPr>
            </w:pPr>
            <w:r>
              <w:rPr>
                <w:i/>
              </w:rPr>
              <w:t xml:space="preserve"> </w:t>
            </w:r>
          </w:p>
        </w:tc>
      </w:tr>
      <w:tr w:rsidR="00DE746B" w14:paraId="6AB00E5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B4755B7" w14:textId="77777777" w:rsidR="00DE746B" w:rsidRDefault="00DE746B">
            <w:pPr>
              <w:ind w:left="-360"/>
              <w:jc w:val="center"/>
              <w:rPr>
                <w:color w:val="000000"/>
              </w:rPr>
            </w:pPr>
            <w:r>
              <w:rPr>
                <w:b/>
                <w:sz w:val="14"/>
                <w:szCs w:val="14"/>
                <w:shd w:val="clear" w:color="auto" w:fill="F2F2F2"/>
              </w:rPr>
              <w:t xml:space="preserve"> </w:t>
            </w:r>
          </w:p>
        </w:tc>
      </w:tr>
      <w:tr w:rsidR="00DE746B" w14:paraId="4268F137"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F241186" w14:textId="77777777" w:rsidR="00DE746B" w:rsidRDefault="00DE746B">
            <w:pPr>
              <w:spacing w:before="120"/>
              <w:ind w:left="-400"/>
              <w:jc w:val="center"/>
            </w:pPr>
            <w:r>
              <w:rPr>
                <w:b/>
                <w:i/>
              </w:rPr>
              <w:t>Exceptions/Extensions:</w:t>
            </w:r>
          </w:p>
          <w:p w14:paraId="25C138AB" w14:textId="77777777" w:rsidR="00DE746B" w:rsidRDefault="00DE746B">
            <w:pPr>
              <w:ind w:left="640"/>
              <w:jc w:val="both"/>
            </w:pPr>
            <w:r>
              <w:rPr>
                <w:b/>
              </w:rPr>
              <w:t xml:space="preserve"> </w:t>
            </w:r>
          </w:p>
          <w:p w14:paraId="00A7BCAF" w14:textId="77777777" w:rsidR="00DE746B" w:rsidRDefault="00DE746B">
            <w:pPr>
              <w:ind w:left="300"/>
              <w:jc w:val="both"/>
            </w:pPr>
            <w:r>
              <w:rPr>
                <w:b/>
              </w:rPr>
              <w:t>E1 : Une donnée ne correspond pas au format demandé par un champ</w:t>
            </w:r>
          </w:p>
          <w:p w14:paraId="3DFE40C5" w14:textId="77777777" w:rsidR="00DE746B" w:rsidRDefault="00DE746B">
            <w:pPr>
              <w:tabs>
                <w:tab w:val="left" w:pos="1875"/>
              </w:tabs>
              <w:ind w:left="640"/>
              <w:jc w:val="both"/>
            </w:pPr>
            <w:r>
              <w:t>Début: 3</w:t>
            </w:r>
            <w:r>
              <w:tab/>
            </w:r>
          </w:p>
          <w:p w14:paraId="5E078C13" w14:textId="77777777" w:rsidR="00DE746B" w:rsidRDefault="00DE746B">
            <w:pPr>
              <w:ind w:left="1000" w:hanging="360"/>
              <w:jc w:val="both"/>
            </w:pPr>
            <w:r>
              <w:t xml:space="preserve">1.  </w:t>
            </w:r>
            <w:r>
              <w:tab/>
              <w:t>Le système affiche le modèle d’erreur de format.</w:t>
            </w:r>
          </w:p>
          <w:p w14:paraId="62959748" w14:textId="77777777" w:rsidR="00DE746B" w:rsidRDefault="00DE746B">
            <w:pPr>
              <w:ind w:left="1000" w:hanging="360"/>
              <w:jc w:val="both"/>
            </w:pPr>
            <w:r>
              <w:lastRenderedPageBreak/>
              <w:t xml:space="preserve">2.  </w:t>
            </w:r>
            <w:r>
              <w:tab/>
              <w:t>La réceptionniste s’informe de l’erreur.</w:t>
            </w:r>
          </w:p>
          <w:p w14:paraId="1FD991F4" w14:textId="77777777" w:rsidR="00DE746B" w:rsidRDefault="00DE746B">
            <w:pPr>
              <w:ind w:left="1000" w:hanging="360"/>
              <w:jc w:val="both"/>
            </w:pPr>
            <w:r>
              <w:t xml:space="preserve">3.  </w:t>
            </w:r>
            <w:r>
              <w:tab/>
              <w:t>La réceptionniste ferme le message.</w:t>
            </w:r>
          </w:p>
          <w:p w14:paraId="78C10D96" w14:textId="77777777" w:rsidR="00DE746B" w:rsidRDefault="00DE746B">
            <w:pPr>
              <w:ind w:left="1000" w:hanging="360"/>
              <w:jc w:val="both"/>
            </w:pPr>
            <w:r>
              <w:t xml:space="preserve">4.  </w:t>
            </w:r>
            <w:r>
              <w:tab/>
              <w:t>Le système retourne le curseur sur le champ erroné.</w:t>
            </w:r>
          </w:p>
          <w:p w14:paraId="21332C6E" w14:textId="77777777" w:rsidR="00DE746B" w:rsidRDefault="00DE746B">
            <w:pPr>
              <w:ind w:left="640"/>
              <w:jc w:val="both"/>
            </w:pPr>
            <w:r>
              <w:t>Retour:</w:t>
            </w:r>
            <w:r>
              <w:tab/>
              <w:t>1</w:t>
            </w:r>
          </w:p>
          <w:p w14:paraId="433C3208" w14:textId="77777777" w:rsidR="00DE746B" w:rsidRDefault="00DE746B">
            <w:pPr>
              <w:ind w:left="640"/>
              <w:jc w:val="both"/>
            </w:pPr>
            <w:r>
              <w:rPr>
                <w:b/>
                <w:i/>
              </w:rPr>
              <w:t xml:space="preserve"> </w:t>
            </w:r>
          </w:p>
          <w:p w14:paraId="77582DFA" w14:textId="77777777" w:rsidR="00DE746B" w:rsidRDefault="00DE746B">
            <w:pPr>
              <w:ind w:left="300"/>
              <w:jc w:val="both"/>
            </w:pPr>
            <w:r>
              <w:rPr>
                <w:b/>
              </w:rPr>
              <w:t>E2 : Une donnée d’un champ obligatoire est vide</w:t>
            </w:r>
          </w:p>
          <w:p w14:paraId="0CE8BE31" w14:textId="77777777" w:rsidR="00DE746B" w:rsidRDefault="00DE746B">
            <w:pPr>
              <w:tabs>
                <w:tab w:val="left" w:pos="1875"/>
              </w:tabs>
              <w:ind w:left="640"/>
              <w:jc w:val="both"/>
            </w:pPr>
            <w:r>
              <w:t>Début: 3</w:t>
            </w:r>
            <w:r>
              <w:tab/>
            </w:r>
          </w:p>
          <w:p w14:paraId="57D526B4" w14:textId="77777777" w:rsidR="00DE746B" w:rsidRDefault="00DE746B">
            <w:pPr>
              <w:ind w:left="1000" w:hanging="360"/>
              <w:jc w:val="both"/>
            </w:pPr>
            <w:r>
              <w:t xml:space="preserve">1.  </w:t>
            </w:r>
            <w:r>
              <w:tab/>
              <w:t>Le système affiche le modèle d’erreur null.</w:t>
            </w:r>
          </w:p>
          <w:p w14:paraId="273ABD7B" w14:textId="77777777" w:rsidR="00DE746B" w:rsidRDefault="00DE746B">
            <w:pPr>
              <w:ind w:left="1000" w:hanging="360"/>
              <w:jc w:val="both"/>
            </w:pPr>
            <w:r>
              <w:t xml:space="preserve">2.  </w:t>
            </w:r>
            <w:r>
              <w:tab/>
              <w:t>La réceptionniste s’informe de l’erreur.</w:t>
            </w:r>
          </w:p>
          <w:p w14:paraId="1383D55A" w14:textId="77777777" w:rsidR="00DE746B" w:rsidRDefault="00DE746B">
            <w:pPr>
              <w:ind w:left="1000" w:hanging="360"/>
              <w:jc w:val="both"/>
            </w:pPr>
            <w:r>
              <w:t xml:space="preserve">3.  </w:t>
            </w:r>
            <w:r>
              <w:tab/>
              <w:t>La réceptionniste ferme le message.</w:t>
            </w:r>
          </w:p>
          <w:p w14:paraId="439CA3FA" w14:textId="77777777" w:rsidR="00DE746B" w:rsidRDefault="00DE746B">
            <w:pPr>
              <w:ind w:left="1000" w:hanging="360"/>
              <w:jc w:val="both"/>
            </w:pPr>
            <w:r>
              <w:t xml:space="preserve">4.  </w:t>
            </w:r>
            <w:r>
              <w:tab/>
              <w:t>Le système retourne le curseur sur le champ vide.</w:t>
            </w:r>
          </w:p>
          <w:p w14:paraId="6B4B9631" w14:textId="77777777" w:rsidR="00DE746B" w:rsidRDefault="00DE746B">
            <w:pPr>
              <w:ind w:left="640"/>
              <w:jc w:val="both"/>
            </w:pPr>
            <w:r>
              <w:t>Retour:</w:t>
            </w:r>
            <w:r>
              <w:tab/>
              <w:t>1</w:t>
            </w:r>
          </w:p>
          <w:p w14:paraId="4DCDD6FA" w14:textId="77777777" w:rsidR="00DE746B" w:rsidRDefault="00DE746B">
            <w:pPr>
              <w:ind w:left="640"/>
              <w:jc w:val="both"/>
            </w:pPr>
          </w:p>
          <w:p w14:paraId="6CBD145A" w14:textId="77777777" w:rsidR="00DE746B" w:rsidRDefault="00DE746B">
            <w:pPr>
              <w:ind w:left="330"/>
              <w:jc w:val="both"/>
            </w:pPr>
            <w:r>
              <w:rPr>
                <w:b/>
              </w:rPr>
              <w:t>E3: Ajouter un statut de contrat</w:t>
            </w:r>
          </w:p>
          <w:p w14:paraId="2CC2B13D" w14:textId="77777777" w:rsidR="00DE746B" w:rsidRDefault="00DE746B">
            <w:pPr>
              <w:ind w:left="690"/>
              <w:jc w:val="both"/>
            </w:pPr>
            <w:r>
              <w:t>Début: 2</w:t>
            </w:r>
          </w:p>
          <w:p w14:paraId="44164468" w14:textId="77777777" w:rsidR="00DE746B" w:rsidRDefault="00DE746B">
            <w:pPr>
              <w:ind w:left="690"/>
              <w:jc w:val="both"/>
            </w:pPr>
          </w:p>
          <w:p w14:paraId="254B1C0E" w14:textId="77777777" w:rsidR="00DE746B" w:rsidRDefault="00DE746B">
            <w:pPr>
              <w:ind w:left="690"/>
              <w:jc w:val="both"/>
            </w:pPr>
            <w:r>
              <w:t>1.  L’utilisateur veut ajouter un statut de contrat</w:t>
            </w:r>
          </w:p>
          <w:p w14:paraId="4D80097F" w14:textId="77777777" w:rsidR="00DE746B" w:rsidRDefault="00DE746B">
            <w:pPr>
              <w:ind w:left="690"/>
              <w:jc w:val="both"/>
            </w:pPr>
            <w:r>
              <w:t>Appel -&gt; Description narrative: Ajouter un statut</w:t>
            </w:r>
          </w:p>
          <w:p w14:paraId="43F920C2" w14:textId="77777777" w:rsidR="00DE746B" w:rsidRDefault="00DE746B">
            <w:pPr>
              <w:ind w:left="640"/>
              <w:jc w:val="both"/>
            </w:pPr>
          </w:p>
          <w:p w14:paraId="476A813A" w14:textId="77777777" w:rsidR="00DE746B" w:rsidRDefault="00DE746B">
            <w:pPr>
              <w:ind w:left="640"/>
              <w:jc w:val="both"/>
            </w:pPr>
          </w:p>
          <w:p w14:paraId="5BEC643D" w14:textId="77777777" w:rsidR="00DE746B" w:rsidRDefault="00DE746B" w:rsidP="00DE746B">
            <w:pPr>
              <w:jc w:val="both"/>
            </w:pPr>
          </w:p>
          <w:p w14:paraId="16CE4DA8" w14:textId="77777777" w:rsidR="00DE746B" w:rsidRDefault="00DE746B">
            <w:pPr>
              <w:ind w:left="640"/>
              <w:jc w:val="both"/>
            </w:pPr>
          </w:p>
          <w:p w14:paraId="0385E32D" w14:textId="77777777" w:rsidR="00DE746B" w:rsidRDefault="00DE746B">
            <w:pPr>
              <w:jc w:val="both"/>
              <w:rPr>
                <w:color w:val="000000"/>
              </w:rPr>
            </w:pPr>
          </w:p>
        </w:tc>
      </w:tr>
      <w:tr w:rsidR="00DE746B" w14:paraId="5554AA4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4EFAA9D7" w14:textId="77777777" w:rsidR="00DE746B" w:rsidRDefault="00DE746B">
            <w:pPr>
              <w:spacing w:before="120"/>
              <w:ind w:left="-400"/>
              <w:jc w:val="center"/>
            </w:pPr>
            <w:r>
              <w:rPr>
                <w:b/>
                <w:i/>
              </w:rPr>
              <w:lastRenderedPageBreak/>
              <w:t>Scénarios Alternatifs:</w:t>
            </w:r>
          </w:p>
          <w:p w14:paraId="0152754D" w14:textId="77777777" w:rsidR="00DE746B" w:rsidRDefault="00DE746B">
            <w:pPr>
              <w:ind w:left="640"/>
              <w:jc w:val="both"/>
            </w:pPr>
            <w:r>
              <w:rPr>
                <w:b/>
                <w:i/>
              </w:rPr>
              <w:t xml:space="preserve"> </w:t>
            </w:r>
          </w:p>
          <w:p w14:paraId="536AB66E" w14:textId="77777777" w:rsidR="00DE746B" w:rsidRDefault="00DE746B">
            <w:pPr>
              <w:spacing w:line="288" w:lineRule="auto"/>
              <w:ind w:left="700"/>
              <w:jc w:val="both"/>
            </w:pPr>
            <w:r>
              <w:rPr>
                <w:b/>
                <w:sz w:val="20"/>
                <w:szCs w:val="20"/>
              </w:rPr>
              <w:t>A1 :    Consulter un contrat</w:t>
            </w:r>
          </w:p>
          <w:p w14:paraId="3FE5814A" w14:textId="77777777" w:rsidR="00DE746B" w:rsidRDefault="00DE746B">
            <w:pPr>
              <w:spacing w:line="288" w:lineRule="auto"/>
              <w:ind w:left="1040"/>
              <w:jc w:val="both"/>
            </w:pPr>
            <w:r>
              <w:rPr>
                <w:b/>
                <w:sz w:val="20"/>
                <w:szCs w:val="20"/>
              </w:rPr>
              <w:t>Début:1</w:t>
            </w:r>
          </w:p>
          <w:p w14:paraId="629DC554"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Le système affiche la fenêtre avec les données du contrat sélectionné sur l’écran sommaire « Sommaire des contrats »</w:t>
            </w:r>
          </w:p>
          <w:p w14:paraId="59A8125D"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La réceptionniste peut consulter le contrat</w:t>
            </w:r>
          </w:p>
          <w:p w14:paraId="1FD55460"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La réceptionniste choisit d’annuler</w:t>
            </w:r>
          </w:p>
          <w:p w14:paraId="5612B181" w14:textId="77777777" w:rsidR="00DE746B" w:rsidRDefault="00DE746B">
            <w:pPr>
              <w:spacing w:line="288" w:lineRule="auto"/>
              <w:ind w:left="1040"/>
              <w:jc w:val="both"/>
            </w:pPr>
            <w:r>
              <w:rPr>
                <w:b/>
                <w:sz w:val="20"/>
                <w:szCs w:val="20"/>
              </w:rPr>
              <w:t>Retour: 7</w:t>
            </w:r>
          </w:p>
          <w:p w14:paraId="26307868" w14:textId="77777777" w:rsidR="00DE746B" w:rsidRDefault="00DE746B">
            <w:pPr>
              <w:ind w:left="640"/>
              <w:jc w:val="both"/>
            </w:pPr>
          </w:p>
          <w:p w14:paraId="2C87FFC1" w14:textId="77777777" w:rsidR="00DE746B" w:rsidRDefault="00DE746B">
            <w:pPr>
              <w:spacing w:line="288" w:lineRule="auto"/>
              <w:ind w:left="700"/>
              <w:jc w:val="both"/>
            </w:pPr>
            <w:r>
              <w:rPr>
                <w:b/>
                <w:sz w:val="20"/>
                <w:szCs w:val="20"/>
              </w:rPr>
              <w:t>A2 :    Supprimer un contrat</w:t>
            </w:r>
          </w:p>
          <w:p w14:paraId="786B5E02" w14:textId="77777777" w:rsidR="00DE746B" w:rsidRDefault="00DE746B">
            <w:pPr>
              <w:spacing w:line="288" w:lineRule="auto"/>
              <w:ind w:left="1040"/>
              <w:jc w:val="both"/>
            </w:pPr>
            <w:r>
              <w:rPr>
                <w:b/>
                <w:sz w:val="20"/>
                <w:szCs w:val="20"/>
              </w:rPr>
              <w:t>Début:1</w:t>
            </w:r>
          </w:p>
          <w:p w14:paraId="4A027D32"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Le système affiche la fenêtre avec les données du contrat sélectionné sur l’écran sommaire « Sommaire des contrats »</w:t>
            </w:r>
          </w:p>
          <w:p w14:paraId="5C89B46A"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La réceptionniste peut supprimer le contrat</w:t>
            </w:r>
          </w:p>
          <w:p w14:paraId="29DB2AC3"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La réceptionniste choisit de supprimer le contrat</w:t>
            </w:r>
          </w:p>
          <w:p w14:paraId="58045607" w14:textId="77777777" w:rsidR="00DE746B" w:rsidRDefault="00DE746B" w:rsidP="00DE746B">
            <w:pPr>
              <w:numPr>
                <w:ilvl w:val="0"/>
                <w:numId w:val="6"/>
              </w:numPr>
              <w:spacing w:after="0"/>
              <w:ind w:firstLine="360"/>
              <w:contextualSpacing/>
              <w:rPr>
                <w:b/>
                <w:sz w:val="20"/>
                <w:szCs w:val="20"/>
              </w:rPr>
            </w:pPr>
            <w:r>
              <w:rPr>
                <w:b/>
                <w:sz w:val="20"/>
                <w:szCs w:val="20"/>
              </w:rPr>
              <w:t xml:space="preserve">Le système affiche un message de confirmation de suppression. </w:t>
            </w:r>
          </w:p>
          <w:p w14:paraId="3965268E" w14:textId="77777777" w:rsidR="00DE746B" w:rsidRDefault="00DE746B" w:rsidP="00DE746B">
            <w:pPr>
              <w:numPr>
                <w:ilvl w:val="0"/>
                <w:numId w:val="6"/>
              </w:numPr>
              <w:spacing w:after="0"/>
              <w:ind w:firstLine="360"/>
              <w:contextualSpacing/>
              <w:rPr>
                <w:b/>
                <w:sz w:val="20"/>
                <w:szCs w:val="20"/>
              </w:rPr>
            </w:pPr>
            <w:r>
              <w:rPr>
                <w:b/>
                <w:sz w:val="20"/>
                <w:szCs w:val="20"/>
              </w:rPr>
              <w:t>La secrétaire confirme la suppression.</w:t>
            </w:r>
          </w:p>
          <w:p w14:paraId="7884F185" w14:textId="77777777" w:rsidR="00DE746B" w:rsidRDefault="00DE746B" w:rsidP="00DE746B">
            <w:pPr>
              <w:numPr>
                <w:ilvl w:val="0"/>
                <w:numId w:val="6"/>
              </w:numPr>
              <w:spacing w:after="0"/>
              <w:ind w:firstLine="360"/>
              <w:contextualSpacing/>
              <w:rPr>
                <w:b/>
                <w:sz w:val="20"/>
                <w:szCs w:val="20"/>
              </w:rPr>
            </w:pPr>
            <w:r>
              <w:rPr>
                <w:b/>
                <w:sz w:val="20"/>
                <w:szCs w:val="20"/>
              </w:rPr>
              <w:t>Le système supprime le contrat.</w:t>
            </w:r>
          </w:p>
          <w:p w14:paraId="1F3276A7" w14:textId="77777777" w:rsidR="00DE746B" w:rsidRDefault="00DE746B">
            <w:pPr>
              <w:spacing w:line="288" w:lineRule="auto"/>
              <w:ind w:left="1040"/>
              <w:jc w:val="both"/>
            </w:pPr>
            <w:r>
              <w:rPr>
                <w:b/>
                <w:sz w:val="20"/>
                <w:szCs w:val="20"/>
              </w:rPr>
              <w:t>Retour: 7</w:t>
            </w:r>
          </w:p>
          <w:p w14:paraId="6DFE978B" w14:textId="77777777" w:rsidR="00DE746B" w:rsidRDefault="00DE746B">
            <w:pPr>
              <w:ind w:left="640"/>
              <w:jc w:val="both"/>
            </w:pPr>
          </w:p>
          <w:p w14:paraId="5B089626" w14:textId="77777777" w:rsidR="00DE746B" w:rsidRDefault="00DE746B">
            <w:pPr>
              <w:spacing w:line="288" w:lineRule="auto"/>
              <w:ind w:left="700"/>
              <w:jc w:val="both"/>
            </w:pPr>
            <w:r>
              <w:rPr>
                <w:b/>
                <w:sz w:val="20"/>
                <w:szCs w:val="20"/>
              </w:rPr>
              <w:t>A3 :    Modifier un contrat</w:t>
            </w:r>
          </w:p>
          <w:p w14:paraId="737503F2" w14:textId="77777777" w:rsidR="00DE746B" w:rsidRDefault="00DE746B">
            <w:pPr>
              <w:spacing w:line="288" w:lineRule="auto"/>
              <w:ind w:left="1040"/>
              <w:jc w:val="both"/>
            </w:pPr>
            <w:r>
              <w:rPr>
                <w:b/>
                <w:sz w:val="20"/>
                <w:szCs w:val="20"/>
              </w:rPr>
              <w:t>Début:1</w:t>
            </w:r>
          </w:p>
          <w:p w14:paraId="6B255A71"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Le système affiche la fenêtre avec les données du contrat sélectionné sur l’écran sommaire « Sommaire des contrats »</w:t>
            </w:r>
          </w:p>
          <w:p w14:paraId="130B80E3"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La réceptionniste peut modifier toutes les informations du contrat.</w:t>
            </w:r>
          </w:p>
          <w:p w14:paraId="3B5C443B"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La réceptionniste choisit d’enregistrer.</w:t>
            </w:r>
          </w:p>
          <w:p w14:paraId="5DB25503"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Le système affiche le message de confirmation de modification.</w:t>
            </w:r>
          </w:p>
          <w:p w14:paraId="1D743C2B"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La secrétaire confirme la modification.</w:t>
            </w:r>
          </w:p>
          <w:p w14:paraId="0F34FC90"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Le système met à jour les données.</w:t>
            </w:r>
          </w:p>
          <w:p w14:paraId="7EC9E9F7" w14:textId="77777777" w:rsidR="00DE746B" w:rsidRDefault="00DE746B">
            <w:pPr>
              <w:ind w:left="640"/>
              <w:jc w:val="both"/>
            </w:pPr>
            <w:r>
              <w:rPr>
                <w:b/>
                <w:sz w:val="20"/>
                <w:szCs w:val="20"/>
              </w:rPr>
              <w:t>Retour: 7</w:t>
            </w:r>
          </w:p>
          <w:p w14:paraId="232197C7" w14:textId="77777777" w:rsidR="00DE746B" w:rsidRDefault="00DE746B">
            <w:pPr>
              <w:ind w:left="640"/>
              <w:jc w:val="both"/>
            </w:pPr>
            <w:r>
              <w:t xml:space="preserve"> </w:t>
            </w:r>
          </w:p>
          <w:p w14:paraId="5AC86843" w14:textId="77777777" w:rsidR="00DE746B" w:rsidRDefault="00DE746B">
            <w:pPr>
              <w:ind w:left="640"/>
              <w:jc w:val="both"/>
              <w:rPr>
                <w:color w:val="000000"/>
              </w:rPr>
            </w:pPr>
            <w:r>
              <w:rPr>
                <w:b/>
                <w:i/>
              </w:rPr>
              <w:lastRenderedPageBreak/>
              <w:t xml:space="preserve"> </w:t>
            </w:r>
          </w:p>
        </w:tc>
      </w:tr>
      <w:tr w:rsidR="00DE746B" w14:paraId="6FDF5BB9"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C16559E" w14:textId="77777777" w:rsidR="00DE746B" w:rsidRDefault="00DE746B">
            <w:pPr>
              <w:ind w:left="-360"/>
              <w:jc w:val="center"/>
              <w:rPr>
                <w:color w:val="000000"/>
              </w:rPr>
            </w:pPr>
            <w:r>
              <w:rPr>
                <w:b/>
                <w:sz w:val="14"/>
                <w:szCs w:val="14"/>
                <w:shd w:val="clear" w:color="auto" w:fill="F2F2F2"/>
              </w:rPr>
              <w:lastRenderedPageBreak/>
              <w:t xml:space="preserve"> </w:t>
            </w:r>
          </w:p>
        </w:tc>
      </w:tr>
      <w:tr w:rsidR="00DE746B" w14:paraId="5222DEC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66CEB36D" w14:textId="77777777" w:rsidR="00DE746B" w:rsidRDefault="00DE746B">
            <w:pPr>
              <w:spacing w:before="120"/>
              <w:ind w:left="-400"/>
              <w:jc w:val="center"/>
            </w:pPr>
            <w:r>
              <w:rPr>
                <w:b/>
                <w:i/>
              </w:rPr>
              <w:t>Contraintes non-fonctionnelles:</w:t>
            </w:r>
          </w:p>
          <w:p w14:paraId="22C65A1B" w14:textId="77777777" w:rsidR="00DE746B" w:rsidRDefault="00DE746B" w:rsidP="00DE746B">
            <w:pPr>
              <w:spacing w:before="120"/>
              <w:ind w:left="380" w:hanging="360"/>
            </w:pPr>
            <w:r>
              <w:t xml:space="preserve">      </w:t>
            </w:r>
            <w:r>
              <w:rPr>
                <w:i/>
              </w:rPr>
              <w:t xml:space="preserve"> </w:t>
            </w:r>
            <w:r>
              <w:rPr>
                <w:i/>
              </w:rPr>
              <w:tab/>
              <w:t>Peu d'utilisateurs auront le droit d'ajouter des contrats.</w:t>
            </w:r>
          </w:p>
          <w:p w14:paraId="2E7B7ACD" w14:textId="77777777" w:rsidR="00DE746B" w:rsidRDefault="00DE746B">
            <w:pPr>
              <w:spacing w:before="120"/>
              <w:ind w:left="-400"/>
              <w:jc w:val="center"/>
              <w:rPr>
                <w:color w:val="000000"/>
              </w:rPr>
            </w:pPr>
            <w:r>
              <w:rPr>
                <w:b/>
                <w:i/>
              </w:rPr>
              <w:t xml:space="preserve"> </w:t>
            </w:r>
          </w:p>
        </w:tc>
      </w:tr>
      <w:tr w:rsidR="00DE746B" w14:paraId="6693267D"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EC8EC4F" w14:textId="77777777" w:rsidR="00DE746B" w:rsidRDefault="00DE746B">
            <w:pPr>
              <w:spacing w:before="120"/>
              <w:ind w:left="-400"/>
              <w:jc w:val="center"/>
            </w:pPr>
            <w:r>
              <w:rPr>
                <w:b/>
                <w:i/>
              </w:rPr>
              <w:t>Contraintes liées à l'IHM</w:t>
            </w:r>
          </w:p>
          <w:p w14:paraId="1D1E43C8" w14:textId="77777777" w:rsidR="00DE746B" w:rsidRDefault="00DE746B">
            <w:pPr>
              <w:spacing w:before="120"/>
            </w:pPr>
            <w:r>
              <w:t>Commentaire: Gras, italique, souligné, couleur.</w:t>
            </w:r>
          </w:p>
          <w:p w14:paraId="2D1B0229" w14:textId="77777777" w:rsidR="00DE746B" w:rsidRDefault="00DE746B">
            <w:pPr>
              <w:spacing w:before="120"/>
            </w:pPr>
            <w:r>
              <w:t>Validation du signataire. (aucun par défaut)</w:t>
            </w:r>
          </w:p>
          <w:p w14:paraId="002EA2B5" w14:textId="77777777" w:rsidR="00DE746B" w:rsidRDefault="00DE746B">
            <w:pPr>
              <w:spacing w:before="120"/>
            </w:pPr>
            <w:r>
              <w:t>Code de couleur pour le statut du contrat.</w:t>
            </w:r>
          </w:p>
          <w:p w14:paraId="1824BBFE" w14:textId="77777777" w:rsidR="00DE746B" w:rsidRDefault="00DE746B">
            <w:pPr>
              <w:spacing w:before="120"/>
            </w:pPr>
            <w:r>
              <w:t>Hypertexte du site web de l’agence.</w:t>
            </w:r>
            <w:r>
              <w:rPr>
                <w:b/>
                <w:i/>
              </w:rPr>
              <w:t xml:space="preserve"> </w:t>
            </w:r>
          </w:p>
          <w:p w14:paraId="544CC8A1" w14:textId="77777777" w:rsidR="00DE746B" w:rsidRDefault="00DE746B">
            <w:pPr>
              <w:spacing w:before="120"/>
            </w:pPr>
            <w:r>
              <w:t>Lors d'un ajout, le bouton supprimer devra être désactivé.</w:t>
            </w:r>
          </w:p>
          <w:p w14:paraId="20B9AA07" w14:textId="77777777" w:rsidR="00DE746B" w:rsidRDefault="00DE746B">
            <w:pPr>
              <w:spacing w:before="120"/>
            </w:pPr>
            <w:r>
              <w:t>La fenêtre devra être positionnée aux mêmes coordonnées (x,y) que toutes les fenêtres de détail.  Elle devra être de demi-largeur d'écran et la hauteur ajustée au contenu.</w:t>
            </w:r>
          </w:p>
          <w:p w14:paraId="0DBC9CEC" w14:textId="77777777" w:rsidR="00DE746B" w:rsidRDefault="00DE746B">
            <w:pPr>
              <w:spacing w:before="120"/>
            </w:pPr>
            <w:r>
              <w:t>Vérifier si on doit sélectionner le contrat lorsqu'on retourne à l'écran sommaire ou on doit seulement s'y positionner.</w:t>
            </w:r>
          </w:p>
          <w:p w14:paraId="17DCBD10" w14:textId="77777777" w:rsidR="00DE746B" w:rsidRDefault="00DE746B">
            <w:pPr>
              <w:spacing w:before="120"/>
            </w:pPr>
          </w:p>
          <w:p w14:paraId="0A4DD28D" w14:textId="77777777" w:rsidR="00DE746B" w:rsidRDefault="00DE746B">
            <w:pPr>
              <w:spacing w:before="120"/>
              <w:rPr>
                <w:color w:val="000000"/>
              </w:rPr>
            </w:pPr>
          </w:p>
        </w:tc>
      </w:tr>
      <w:tr w:rsidR="00DE746B" w14:paraId="185002F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6387D40" w14:textId="77777777" w:rsidR="00DE746B" w:rsidRDefault="00DE746B">
            <w:pPr>
              <w:spacing w:before="120"/>
              <w:ind w:left="-400"/>
              <w:jc w:val="center"/>
            </w:pPr>
            <w:r>
              <w:rPr>
                <w:b/>
                <w:i/>
              </w:rPr>
              <w:t>Divers:</w:t>
            </w:r>
          </w:p>
          <w:p w14:paraId="3029D30C" w14:textId="77777777" w:rsidR="00DE746B" w:rsidRDefault="00DE746B">
            <w:pPr>
              <w:spacing w:before="120"/>
              <w:ind w:left="380" w:hanging="360"/>
            </w:pPr>
            <w:r>
              <w:t>Le lieu dans un contrat peut changer</w:t>
            </w:r>
          </w:p>
          <w:p w14:paraId="3901E236" w14:textId="77777777" w:rsidR="00DE746B" w:rsidRDefault="00DE746B" w:rsidP="00B5027C">
            <w:pPr>
              <w:spacing w:before="120"/>
              <w:rPr>
                <w:color w:val="000000"/>
              </w:rPr>
            </w:pPr>
            <w:bookmarkStart w:id="23" w:name="_GoBack"/>
            <w:bookmarkEnd w:id="23"/>
            <w:r>
              <w:rPr>
                <w:i/>
              </w:rPr>
              <w:t>Vérifier l’authentification, qui a le droit de modifier, créer et supprimer.</w:t>
            </w:r>
          </w:p>
        </w:tc>
      </w:tr>
    </w:tbl>
    <w:p w14:paraId="508F87CA" w14:textId="77777777" w:rsidR="00DE746B" w:rsidRDefault="00DE746B" w:rsidP="00DE746B">
      <w:pPr>
        <w:jc w:val="both"/>
        <w:rPr>
          <w:rFonts w:ascii="Arial" w:hAnsi="Arial" w:cs="Arial"/>
          <w:color w:val="000000"/>
        </w:rPr>
      </w:pPr>
    </w:p>
    <w:p w14:paraId="2D592F18" w14:textId="77777777" w:rsidR="00DE746B" w:rsidRDefault="00DE746B"/>
    <w:p w14:paraId="517075F9" w14:textId="77777777" w:rsidR="00DE746B" w:rsidRDefault="00DE746B" w:rsidP="00DE746B">
      <w:pPr>
        <w:tabs>
          <w:tab w:val="right" w:pos="10065"/>
        </w:tabs>
        <w:jc w:val="both"/>
      </w:pPr>
    </w:p>
    <w:tbl>
      <w:tblPr>
        <w:tblW w:w="10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61"/>
        <w:gridCol w:w="2835"/>
        <w:gridCol w:w="2386"/>
      </w:tblGrid>
      <w:tr w:rsidR="00DE746B" w14:paraId="3142F3E5"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6AAB85" w14:textId="77777777" w:rsidR="00DE746B" w:rsidRDefault="00DE746B">
            <w:pPr>
              <w:ind w:left="40"/>
              <w:rPr>
                <w:rFonts w:ascii="Arial" w:hAnsi="Arial" w:cs="Arial"/>
                <w:b/>
                <w:sz w:val="14"/>
                <w:lang w:eastAsia="fr-FR"/>
              </w:rPr>
            </w:pPr>
          </w:p>
        </w:tc>
      </w:tr>
      <w:tr w:rsidR="00DE746B" w14:paraId="27B841EE" w14:textId="77777777" w:rsidTr="00DE746B">
        <w:trPr>
          <w:trHeight w:val="708"/>
          <w:jc w:val="center"/>
        </w:trPr>
        <w:tc>
          <w:tcPr>
            <w:tcW w:w="7796" w:type="dxa"/>
            <w:gridSpan w:val="2"/>
            <w:tcBorders>
              <w:top w:val="single" w:sz="4" w:space="0" w:color="auto"/>
              <w:left w:val="single" w:sz="4" w:space="0" w:color="auto"/>
              <w:bottom w:val="single" w:sz="4" w:space="0" w:color="auto"/>
              <w:right w:val="single" w:sz="4" w:space="0" w:color="auto"/>
            </w:tcBorders>
            <w:vAlign w:val="center"/>
            <w:hideMark/>
          </w:tcPr>
          <w:p w14:paraId="70936537" w14:textId="77777777" w:rsidR="00DE746B" w:rsidRDefault="00DE746B">
            <w:pPr>
              <w:spacing w:before="120"/>
              <w:rPr>
                <w:rFonts w:ascii="Arial" w:hAnsi="Arial" w:cs="Arial"/>
                <w:i/>
                <w:lang w:eastAsia="fr-FR"/>
              </w:rPr>
            </w:pPr>
            <w:r>
              <w:rPr>
                <w:rFonts w:ascii="Arial" w:hAnsi="Arial" w:cs="Arial"/>
                <w:b/>
                <w:i/>
              </w:rPr>
              <w:t xml:space="preserve">Titre du cas d’utilisation : </w:t>
            </w:r>
            <w:r w:rsidRPr="00DE746B">
              <w:rPr>
                <w:rStyle w:val="Titre2Car"/>
              </w:rPr>
              <w:t>Ajouter un statut</w:t>
            </w:r>
          </w:p>
        </w:tc>
        <w:tc>
          <w:tcPr>
            <w:tcW w:w="2386" w:type="dxa"/>
            <w:tcBorders>
              <w:top w:val="single" w:sz="4" w:space="0" w:color="auto"/>
              <w:left w:val="single" w:sz="4" w:space="0" w:color="auto"/>
              <w:bottom w:val="single" w:sz="4" w:space="0" w:color="auto"/>
              <w:right w:val="single" w:sz="4" w:space="0" w:color="auto"/>
            </w:tcBorders>
            <w:vAlign w:val="center"/>
            <w:hideMark/>
          </w:tcPr>
          <w:p w14:paraId="619EE4B1" w14:textId="559F2D66" w:rsidR="00DE746B" w:rsidRDefault="00DE746B">
            <w:pPr>
              <w:spacing w:before="120"/>
              <w:ind w:left="38"/>
              <w:rPr>
                <w:rFonts w:ascii="Arial" w:hAnsi="Arial" w:cs="Arial"/>
                <w:i/>
                <w:lang w:eastAsia="fr-FR"/>
              </w:rPr>
            </w:pPr>
            <w:r>
              <w:rPr>
                <w:rFonts w:ascii="Arial" w:hAnsi="Arial" w:cs="Arial"/>
                <w:b/>
                <w:i/>
              </w:rPr>
              <w:t>Numéro:</w:t>
            </w:r>
          </w:p>
        </w:tc>
      </w:tr>
      <w:tr w:rsidR="00DE746B" w14:paraId="616C2D05"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C602F4" w14:textId="77777777" w:rsidR="00DE746B" w:rsidRDefault="00DE746B">
            <w:pPr>
              <w:ind w:left="40"/>
              <w:rPr>
                <w:rFonts w:ascii="Arial" w:hAnsi="Arial" w:cs="Arial"/>
                <w:b/>
                <w:sz w:val="14"/>
                <w:lang w:eastAsia="fr-FR"/>
              </w:rPr>
            </w:pPr>
          </w:p>
        </w:tc>
      </w:tr>
      <w:tr w:rsidR="00DE746B" w14:paraId="64CC27FB" w14:textId="77777777" w:rsidTr="00DE746B">
        <w:trPr>
          <w:trHeight w:val="966"/>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0E08059E" w14:textId="77777777" w:rsidR="00DE746B" w:rsidRDefault="00DE746B">
            <w:pPr>
              <w:spacing w:before="120"/>
              <w:rPr>
                <w:rFonts w:ascii="Arial" w:hAnsi="Arial" w:cs="Arial"/>
                <w:lang w:eastAsia="fr-FR"/>
              </w:rPr>
            </w:pPr>
            <w:r>
              <w:rPr>
                <w:rFonts w:ascii="Arial" w:hAnsi="Arial" w:cs="Arial"/>
                <w:b/>
                <w:i/>
              </w:rPr>
              <w:t>Description: Permet de créer un statut</w:t>
            </w:r>
          </w:p>
        </w:tc>
      </w:tr>
      <w:tr w:rsidR="00DE746B" w14:paraId="74CB7C2E" w14:textId="77777777" w:rsidTr="00DE746B">
        <w:trPr>
          <w:trHeight w:val="524"/>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0726C11F" w14:textId="77777777" w:rsidR="00DE746B" w:rsidRDefault="00DE746B">
            <w:pPr>
              <w:spacing w:before="120"/>
              <w:rPr>
                <w:rFonts w:ascii="Arial" w:hAnsi="Arial" w:cs="Arial"/>
                <w:lang w:eastAsia="fr-FR"/>
              </w:rPr>
            </w:pPr>
            <w:r>
              <w:rPr>
                <w:rFonts w:ascii="Arial" w:hAnsi="Arial" w:cs="Arial"/>
                <w:b/>
                <w:i/>
              </w:rPr>
              <w:t>Acteur primaire: Gestionnaire</w:t>
            </w:r>
          </w:p>
        </w:tc>
      </w:tr>
      <w:tr w:rsidR="00DE746B" w14:paraId="542B19DD" w14:textId="77777777" w:rsidTr="00DE746B">
        <w:trPr>
          <w:trHeight w:val="524"/>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3D67DA36" w14:textId="77777777" w:rsidR="00DE746B" w:rsidRDefault="00DE746B">
            <w:pPr>
              <w:spacing w:before="120"/>
              <w:rPr>
                <w:rFonts w:ascii="Arial" w:hAnsi="Arial" w:cs="Arial"/>
                <w:lang w:eastAsia="fr-FR"/>
              </w:rPr>
            </w:pPr>
            <w:r>
              <w:rPr>
                <w:rFonts w:ascii="Arial" w:hAnsi="Arial" w:cs="Arial"/>
                <w:b/>
                <w:i/>
              </w:rPr>
              <w:t>Acteur secondaire : Réceptionniste</w:t>
            </w:r>
          </w:p>
        </w:tc>
      </w:tr>
      <w:tr w:rsidR="00DE746B" w14:paraId="3DFF3AEF" w14:textId="77777777" w:rsidTr="00DE746B">
        <w:trPr>
          <w:trHeight w:val="524"/>
          <w:jc w:val="center"/>
        </w:trPr>
        <w:tc>
          <w:tcPr>
            <w:tcW w:w="4961" w:type="dxa"/>
            <w:tcBorders>
              <w:top w:val="single" w:sz="4" w:space="0" w:color="auto"/>
              <w:left w:val="single" w:sz="4" w:space="0" w:color="auto"/>
              <w:bottom w:val="single" w:sz="4" w:space="0" w:color="auto"/>
              <w:right w:val="single" w:sz="4" w:space="0" w:color="auto"/>
            </w:tcBorders>
            <w:hideMark/>
          </w:tcPr>
          <w:p w14:paraId="148C21BC" w14:textId="77777777" w:rsidR="00DE746B" w:rsidRDefault="00DE746B">
            <w:pPr>
              <w:spacing w:before="120"/>
              <w:rPr>
                <w:rFonts w:ascii="Arial" w:hAnsi="Arial" w:cs="Arial"/>
                <w:b/>
                <w:i/>
                <w:lang w:eastAsia="fr-FR"/>
              </w:rPr>
            </w:pPr>
            <w:r>
              <w:rPr>
                <w:rFonts w:ascii="Arial" w:hAnsi="Arial" w:cs="Arial"/>
                <w:b/>
                <w:i/>
              </w:rPr>
              <w:t>Date de création :</w:t>
            </w:r>
          </w:p>
        </w:tc>
        <w:tc>
          <w:tcPr>
            <w:tcW w:w="5221" w:type="dxa"/>
            <w:gridSpan w:val="2"/>
            <w:tcBorders>
              <w:top w:val="single" w:sz="4" w:space="0" w:color="auto"/>
              <w:left w:val="single" w:sz="4" w:space="0" w:color="auto"/>
              <w:bottom w:val="single" w:sz="4" w:space="0" w:color="auto"/>
              <w:right w:val="single" w:sz="4" w:space="0" w:color="auto"/>
            </w:tcBorders>
            <w:hideMark/>
          </w:tcPr>
          <w:p w14:paraId="5EF6D2BB" w14:textId="77777777" w:rsidR="00DE746B" w:rsidRDefault="00DE746B">
            <w:pPr>
              <w:spacing w:before="120"/>
              <w:rPr>
                <w:rFonts w:ascii="Arial" w:hAnsi="Arial" w:cs="Arial"/>
                <w:b/>
                <w:i/>
                <w:lang w:eastAsia="fr-FR"/>
              </w:rPr>
            </w:pPr>
            <w:r>
              <w:rPr>
                <w:rFonts w:ascii="Arial" w:hAnsi="Arial" w:cs="Arial"/>
                <w:b/>
                <w:i/>
              </w:rPr>
              <w:t>Date de modification :</w:t>
            </w:r>
          </w:p>
        </w:tc>
      </w:tr>
      <w:tr w:rsidR="00DE746B" w14:paraId="0E417AE7" w14:textId="77777777" w:rsidTr="00DE746B">
        <w:trPr>
          <w:trHeight w:val="524"/>
          <w:jc w:val="center"/>
        </w:trPr>
        <w:tc>
          <w:tcPr>
            <w:tcW w:w="4961" w:type="dxa"/>
            <w:tcBorders>
              <w:top w:val="single" w:sz="4" w:space="0" w:color="auto"/>
              <w:left w:val="single" w:sz="4" w:space="0" w:color="auto"/>
              <w:bottom w:val="single" w:sz="4" w:space="0" w:color="auto"/>
              <w:right w:val="single" w:sz="4" w:space="0" w:color="auto"/>
            </w:tcBorders>
            <w:hideMark/>
          </w:tcPr>
          <w:p w14:paraId="0384A4FD" w14:textId="77777777" w:rsidR="00DE746B" w:rsidRDefault="00DE746B">
            <w:pPr>
              <w:spacing w:before="120"/>
              <w:rPr>
                <w:rFonts w:ascii="Arial" w:hAnsi="Arial" w:cs="Arial"/>
                <w:lang w:eastAsia="fr-FR"/>
              </w:rPr>
            </w:pPr>
            <w:r>
              <w:rPr>
                <w:rFonts w:ascii="Arial" w:hAnsi="Arial" w:cs="Arial"/>
                <w:b/>
                <w:i/>
              </w:rPr>
              <w:t>Version :</w:t>
            </w:r>
          </w:p>
        </w:tc>
        <w:tc>
          <w:tcPr>
            <w:tcW w:w="5221" w:type="dxa"/>
            <w:gridSpan w:val="2"/>
            <w:tcBorders>
              <w:top w:val="single" w:sz="4" w:space="0" w:color="auto"/>
              <w:left w:val="single" w:sz="4" w:space="0" w:color="auto"/>
              <w:bottom w:val="single" w:sz="4" w:space="0" w:color="auto"/>
              <w:right w:val="single" w:sz="4" w:space="0" w:color="auto"/>
            </w:tcBorders>
            <w:hideMark/>
          </w:tcPr>
          <w:p w14:paraId="12BA404D" w14:textId="495916B3" w:rsidR="00DE746B" w:rsidRDefault="00DE746B" w:rsidP="00B02F8C">
            <w:pPr>
              <w:spacing w:before="120"/>
              <w:rPr>
                <w:rFonts w:ascii="Arial" w:hAnsi="Arial" w:cs="Arial"/>
                <w:lang w:eastAsia="fr-FR"/>
              </w:rPr>
            </w:pPr>
            <w:r>
              <w:rPr>
                <w:rFonts w:ascii="Arial" w:hAnsi="Arial" w:cs="Arial"/>
                <w:b/>
                <w:i/>
              </w:rPr>
              <w:t xml:space="preserve">Responsable : </w:t>
            </w:r>
            <w:r w:rsidR="00B02F8C">
              <w:rPr>
                <w:rFonts w:ascii="Arial" w:hAnsi="Arial" w:cs="Arial"/>
                <w:b/>
                <w:i/>
              </w:rPr>
              <w:t>Simon Girard</w:t>
            </w:r>
          </w:p>
        </w:tc>
      </w:tr>
      <w:tr w:rsidR="00DE746B" w14:paraId="1350E2E3" w14:textId="77777777" w:rsidTr="00DE746B">
        <w:trPr>
          <w:trHeight w:val="196"/>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114BADA" w14:textId="77777777" w:rsidR="00DE746B" w:rsidRDefault="00DE746B">
            <w:pPr>
              <w:ind w:left="40"/>
              <w:rPr>
                <w:rFonts w:ascii="Arial" w:hAnsi="Arial" w:cs="Arial"/>
                <w:b/>
                <w:sz w:val="14"/>
                <w:lang w:eastAsia="fr-FR"/>
              </w:rPr>
            </w:pPr>
          </w:p>
        </w:tc>
      </w:tr>
      <w:tr w:rsidR="00DE746B" w14:paraId="5D5BB17A" w14:textId="77777777" w:rsidTr="00DE746B">
        <w:trPr>
          <w:trHeight w:val="1095"/>
          <w:jc w:val="center"/>
        </w:trPr>
        <w:tc>
          <w:tcPr>
            <w:tcW w:w="10182" w:type="dxa"/>
            <w:gridSpan w:val="3"/>
            <w:tcBorders>
              <w:top w:val="single" w:sz="4" w:space="0" w:color="auto"/>
              <w:left w:val="single" w:sz="4" w:space="0" w:color="auto"/>
              <w:bottom w:val="single" w:sz="4" w:space="0" w:color="auto"/>
              <w:right w:val="single" w:sz="4" w:space="0" w:color="auto"/>
            </w:tcBorders>
          </w:tcPr>
          <w:p w14:paraId="211CDFF5" w14:textId="77777777" w:rsidR="00DE746B" w:rsidRDefault="00DE746B">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spacing w:val="-2"/>
                <w:lang w:eastAsia="fr-FR"/>
              </w:rPr>
            </w:pPr>
            <w:r>
              <w:rPr>
                <w:rFonts w:ascii="Arial" w:hAnsi="Arial" w:cs="Arial"/>
                <w:b/>
                <w:i/>
              </w:rPr>
              <w:t>PréConditions :</w:t>
            </w:r>
            <w:r>
              <w:rPr>
                <w:rFonts w:ascii="Verdana" w:eastAsia="Arial Unicode MS" w:hAnsi="Verdana" w:cs="Verdana"/>
                <w:color w:val="000000"/>
                <w:spacing w:val="-2"/>
              </w:rPr>
              <w:t xml:space="preserve"> </w:t>
            </w:r>
          </w:p>
          <w:p w14:paraId="6BC86F8A" w14:textId="77777777" w:rsidR="00DE746B" w:rsidRDefault="00DE746B">
            <w:pPr>
              <w:spacing w:before="120"/>
              <w:rPr>
                <w:rFonts w:ascii="Arial" w:eastAsia="Times New Roman" w:hAnsi="Arial" w:cs="Arial"/>
                <w:i/>
              </w:rPr>
            </w:pPr>
            <w:r>
              <w:rPr>
                <w:rFonts w:ascii="Arial" w:hAnsi="Arial" w:cs="Arial"/>
                <w:i/>
              </w:rPr>
              <w:t>Être authentifié avec le droit de création pour statut d’un contrat</w:t>
            </w:r>
          </w:p>
          <w:p w14:paraId="036BE5CE" w14:textId="77777777" w:rsidR="00DE746B" w:rsidRDefault="00DE746B">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lang w:eastAsia="fr-FR"/>
              </w:rPr>
            </w:pPr>
          </w:p>
        </w:tc>
      </w:tr>
      <w:tr w:rsidR="00DE746B" w14:paraId="254C84B6" w14:textId="77777777" w:rsidTr="00DE746B">
        <w:trPr>
          <w:trHeight w:val="933"/>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21B48484" w14:textId="77777777" w:rsidR="00DE746B" w:rsidRDefault="00DE746B">
            <w:pPr>
              <w:spacing w:before="120"/>
              <w:rPr>
                <w:rFonts w:ascii="Arial" w:hAnsi="Arial" w:cs="Arial"/>
                <w:b/>
                <w:i/>
                <w:lang w:eastAsia="fr-FR"/>
              </w:rPr>
            </w:pPr>
            <w:r>
              <w:rPr>
                <w:rFonts w:ascii="Arial" w:hAnsi="Arial" w:cs="Arial"/>
                <w:b/>
                <w:i/>
              </w:rPr>
              <w:t xml:space="preserve">Déclencheur : </w:t>
            </w:r>
            <w:r>
              <w:rPr>
                <w:rFonts w:ascii="Arial" w:hAnsi="Arial" w:cs="Arial"/>
              </w:rPr>
              <w:t>L’utilisateur désire ajouter un statut en passant par la fenêtre détails de contrat</w:t>
            </w:r>
          </w:p>
        </w:tc>
      </w:tr>
      <w:tr w:rsidR="00DE746B" w14:paraId="2B692658" w14:textId="77777777" w:rsidTr="00DE746B">
        <w:trPr>
          <w:trHeight w:val="6074"/>
          <w:jc w:val="center"/>
        </w:trPr>
        <w:tc>
          <w:tcPr>
            <w:tcW w:w="10182" w:type="dxa"/>
            <w:gridSpan w:val="3"/>
            <w:tcBorders>
              <w:top w:val="single" w:sz="4" w:space="0" w:color="auto"/>
              <w:left w:val="single" w:sz="4" w:space="0" w:color="auto"/>
              <w:bottom w:val="single" w:sz="4" w:space="0" w:color="auto"/>
              <w:right w:val="single" w:sz="4" w:space="0" w:color="auto"/>
            </w:tcBorders>
          </w:tcPr>
          <w:p w14:paraId="038BFBE9" w14:textId="77777777" w:rsidR="00DE746B" w:rsidRDefault="00DE746B">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lang w:eastAsia="fr-FR"/>
              </w:rPr>
            </w:pPr>
            <w:r>
              <w:rPr>
                <w:rFonts w:ascii="Arial" w:hAnsi="Arial" w:cs="Arial"/>
                <w:b/>
                <w:i/>
              </w:rPr>
              <w:lastRenderedPageBreak/>
              <w:t>Processus nominal :</w:t>
            </w:r>
            <w:r>
              <w:rPr>
                <w:rFonts w:ascii="Verdana" w:eastAsia="Arial Unicode MS" w:hAnsi="Verdana" w:cs="Verdana"/>
                <w:color w:val="000000"/>
              </w:rPr>
              <w:t xml:space="preserve"> </w:t>
            </w:r>
          </w:p>
          <w:p w14:paraId="2C4BB931" w14:textId="77777777" w:rsidR="00DE746B" w:rsidRDefault="00DE746B">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rPr>
            </w:pPr>
          </w:p>
          <w:p w14:paraId="700C5255"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affiche la fenêtre d’ajout de statut</w:t>
            </w:r>
          </w:p>
          <w:p w14:paraId="23BF764D"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ajoute le titre du statut et son code de couleur</w:t>
            </w:r>
          </w:p>
          <w:p w14:paraId="032A1F59"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enregistre le statut</w:t>
            </w:r>
          </w:p>
          <w:p w14:paraId="020155BA"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affiche un message de confirmation</w:t>
            </w:r>
          </w:p>
          <w:p w14:paraId="0842837D"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confirme l’enregistrement</w:t>
            </w:r>
          </w:p>
          <w:p w14:paraId="7ABAFE63"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enregistre les données</w:t>
            </w:r>
          </w:p>
          <w:p w14:paraId="72BE0614"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Le système ferme la fenêtre </w:t>
            </w:r>
          </w:p>
          <w:p w14:paraId="7EFC2D77" w14:textId="77777777" w:rsidR="00DE746B" w:rsidRDefault="00DE746B">
            <w:pPr>
              <w:spacing w:before="120"/>
              <w:rPr>
                <w:rFonts w:ascii="Arial" w:hAnsi="Arial" w:cs="Arial"/>
                <w:b/>
                <w:i/>
                <w:lang w:eastAsia="fr-FR"/>
              </w:rPr>
            </w:pPr>
            <w:r>
              <w:rPr>
                <w:rFonts w:ascii="Arial" w:hAnsi="Arial" w:cs="Arial"/>
                <w:b/>
                <w:i/>
              </w:rPr>
              <w:t xml:space="preserve"> </w:t>
            </w:r>
          </w:p>
        </w:tc>
      </w:tr>
      <w:tr w:rsidR="00DE746B" w14:paraId="6250E705" w14:textId="77777777" w:rsidTr="00DE746B">
        <w:trPr>
          <w:trHeight w:val="906"/>
          <w:jc w:val="center"/>
        </w:trPr>
        <w:tc>
          <w:tcPr>
            <w:tcW w:w="10182" w:type="dxa"/>
            <w:gridSpan w:val="3"/>
            <w:tcBorders>
              <w:top w:val="single" w:sz="4" w:space="0" w:color="auto"/>
              <w:left w:val="single" w:sz="4" w:space="0" w:color="auto"/>
              <w:bottom w:val="single" w:sz="4" w:space="0" w:color="auto"/>
              <w:right w:val="single" w:sz="4" w:space="0" w:color="auto"/>
            </w:tcBorders>
          </w:tcPr>
          <w:p w14:paraId="7BF0B809" w14:textId="77777777" w:rsidR="00DE746B" w:rsidRDefault="00DE746B">
            <w:pPr>
              <w:spacing w:before="120"/>
              <w:rPr>
                <w:rFonts w:ascii="Arial" w:hAnsi="Arial" w:cs="Arial"/>
                <w:b/>
                <w:i/>
                <w:lang w:eastAsia="fr-FR"/>
              </w:rPr>
            </w:pPr>
            <w:r>
              <w:rPr>
                <w:rFonts w:ascii="Arial" w:hAnsi="Arial" w:cs="Arial"/>
                <w:b/>
                <w:i/>
              </w:rPr>
              <w:t xml:space="preserve">Arrêt : </w:t>
            </w:r>
          </w:p>
          <w:p w14:paraId="5CD128B4"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Le cas se termine quand toutes les informations ont été ajoutées.</w:t>
            </w:r>
          </w:p>
          <w:p w14:paraId="5F136FE9"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Le cas peut être arrêté à tout moment à la suite de l’annulation.</w:t>
            </w:r>
          </w:p>
          <w:p w14:paraId="07B9146A" w14:textId="77777777" w:rsidR="00DE746B" w:rsidRDefault="00DE746B">
            <w:pPr>
              <w:spacing w:before="120"/>
              <w:rPr>
                <w:rFonts w:ascii="Arial" w:hAnsi="Arial" w:cs="Arial"/>
                <w:b/>
                <w:lang w:eastAsia="fr-FR"/>
              </w:rPr>
            </w:pPr>
          </w:p>
        </w:tc>
      </w:tr>
      <w:tr w:rsidR="00DE746B" w14:paraId="1D144D06" w14:textId="77777777" w:rsidTr="00DE746B">
        <w:trPr>
          <w:trHeight w:val="1266"/>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54BB93B7" w14:textId="77777777" w:rsidR="00DE746B" w:rsidRDefault="00DE746B">
            <w:pPr>
              <w:widowControl w:val="0"/>
              <w:tabs>
                <w:tab w:val="left" w:pos="460"/>
              </w:tabs>
              <w:autoSpaceDE w:val="0"/>
              <w:autoSpaceDN w:val="0"/>
              <w:adjustRightInd w:val="0"/>
              <w:spacing w:before="42" w:line="220" w:lineRule="exact"/>
              <w:ind w:right="-20"/>
              <w:rPr>
                <w:rFonts w:ascii="Verdana" w:eastAsia="Arial Unicode MS" w:hAnsi="Verdana" w:cs="Verdana"/>
                <w:color w:val="000000"/>
                <w:spacing w:val="-2"/>
                <w:lang w:eastAsia="fr-FR"/>
              </w:rPr>
            </w:pPr>
            <w:r>
              <w:rPr>
                <w:rFonts w:ascii="Arial" w:hAnsi="Arial" w:cs="Arial"/>
                <w:b/>
                <w:i/>
              </w:rPr>
              <w:t>PostConditions :</w:t>
            </w:r>
            <w:r>
              <w:rPr>
                <w:rFonts w:ascii="Verdana" w:eastAsia="Arial Unicode MS" w:hAnsi="Verdana" w:cs="Verdana"/>
                <w:color w:val="000000"/>
                <w:spacing w:val="-2"/>
              </w:rPr>
              <w:t xml:space="preserve"> </w:t>
            </w:r>
          </w:p>
          <w:p w14:paraId="3B1EB8B6" w14:textId="77777777" w:rsidR="00DE746B" w:rsidRDefault="00DE746B">
            <w:pPr>
              <w:spacing w:before="120"/>
              <w:rPr>
                <w:rFonts w:ascii="Arial" w:eastAsia="Times New Roman" w:hAnsi="Arial" w:cs="Arial"/>
                <w:i/>
              </w:rPr>
            </w:pPr>
            <w:r>
              <w:rPr>
                <w:rFonts w:ascii="Arial" w:hAnsi="Arial" w:cs="Arial"/>
                <w:i/>
              </w:rPr>
              <w:t>Le statut est ajouté dans la base de données</w:t>
            </w:r>
          </w:p>
          <w:p w14:paraId="24A0E0CE" w14:textId="77777777" w:rsidR="00DE746B" w:rsidRDefault="00DE746B">
            <w:pPr>
              <w:spacing w:before="120"/>
              <w:rPr>
                <w:rFonts w:ascii="Arial" w:hAnsi="Arial" w:cs="Arial"/>
                <w:i/>
              </w:rPr>
            </w:pPr>
            <w:r>
              <w:rPr>
                <w:rFonts w:ascii="Arial" w:hAnsi="Arial" w:cs="Arial"/>
                <w:i/>
              </w:rPr>
              <w:t>Le statut est ajouté et est automatiquement sélectionné dans la liste déroulante</w:t>
            </w:r>
          </w:p>
          <w:p w14:paraId="4ADD0BA3" w14:textId="77777777" w:rsidR="00DE746B" w:rsidRDefault="00DE746B">
            <w:pPr>
              <w:spacing w:before="120"/>
              <w:rPr>
                <w:rFonts w:ascii="Arial" w:hAnsi="Arial" w:cs="Arial"/>
                <w:i/>
                <w:lang w:eastAsia="fr-FR"/>
              </w:rPr>
            </w:pPr>
            <w:r>
              <w:rPr>
                <w:rFonts w:ascii="Arial" w:hAnsi="Arial" w:cs="Arial"/>
                <w:i/>
              </w:rPr>
              <w:t>Si le cas se termine par une annulation on devra être positionné sur le premier élément de la liste déroulante</w:t>
            </w:r>
          </w:p>
        </w:tc>
      </w:tr>
      <w:tr w:rsidR="00DE746B" w14:paraId="3C7E5BB3"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DBACBB" w14:textId="77777777" w:rsidR="00DE746B" w:rsidRDefault="00DE746B">
            <w:pPr>
              <w:ind w:left="40"/>
              <w:rPr>
                <w:rFonts w:ascii="Arial" w:hAnsi="Arial" w:cs="Arial"/>
                <w:b/>
                <w:sz w:val="14"/>
                <w:lang w:eastAsia="fr-FR"/>
              </w:rPr>
            </w:pPr>
          </w:p>
        </w:tc>
      </w:tr>
      <w:tr w:rsidR="00DE746B" w14:paraId="3F890DFA" w14:textId="77777777" w:rsidTr="00DE746B">
        <w:trPr>
          <w:trHeight w:val="2807"/>
          <w:jc w:val="center"/>
        </w:trPr>
        <w:tc>
          <w:tcPr>
            <w:tcW w:w="10182" w:type="dxa"/>
            <w:gridSpan w:val="3"/>
            <w:tcBorders>
              <w:top w:val="single" w:sz="4" w:space="0" w:color="auto"/>
              <w:left w:val="single" w:sz="4" w:space="0" w:color="auto"/>
              <w:bottom w:val="single" w:sz="4" w:space="0" w:color="auto"/>
              <w:right w:val="single" w:sz="4" w:space="0" w:color="auto"/>
            </w:tcBorders>
          </w:tcPr>
          <w:p w14:paraId="5690ACBB" w14:textId="77777777" w:rsidR="00DE746B" w:rsidRDefault="00DE746B">
            <w:pPr>
              <w:spacing w:before="120"/>
              <w:rPr>
                <w:rFonts w:ascii="Arial" w:hAnsi="Arial" w:cs="Arial"/>
                <w:b/>
                <w:i/>
                <w:lang w:eastAsia="fr-FR"/>
              </w:rPr>
            </w:pPr>
            <w:r>
              <w:rPr>
                <w:rFonts w:ascii="Arial" w:hAnsi="Arial" w:cs="Arial"/>
                <w:b/>
                <w:i/>
              </w:rPr>
              <w:lastRenderedPageBreak/>
              <w:t xml:space="preserve">Exceptions/Extensions: </w:t>
            </w:r>
          </w:p>
          <w:p w14:paraId="073F5F73" w14:textId="77777777" w:rsidR="00DE746B" w:rsidRDefault="00DE746B">
            <w:pPr>
              <w:spacing w:line="23" w:lineRule="atLeast"/>
              <w:ind w:left="1038"/>
              <w:jc w:val="both"/>
              <w:rPr>
                <w:rFonts w:ascii="Arial" w:hAnsi="Arial" w:cs="Arial"/>
                <w:b/>
              </w:rPr>
            </w:pPr>
          </w:p>
          <w:p w14:paraId="253D6644" w14:textId="77777777" w:rsidR="00DE746B" w:rsidRDefault="00DE746B">
            <w:pPr>
              <w:pStyle w:val="Paragraphedeliste"/>
              <w:spacing w:line="23" w:lineRule="atLeast"/>
              <w:ind w:left="1038"/>
              <w:jc w:val="both"/>
              <w:rPr>
                <w:rFonts w:ascii="Arial" w:hAnsi="Arial" w:cs="Arial"/>
                <w:b/>
                <w:i/>
                <w:lang w:eastAsia="fr-FR"/>
              </w:rPr>
            </w:pPr>
            <w:r>
              <w:rPr>
                <w:rFonts w:ascii="Arial" w:hAnsi="Arial" w:cs="Arial"/>
              </w:rPr>
              <w:t>Aucune</w:t>
            </w:r>
          </w:p>
        </w:tc>
      </w:tr>
      <w:tr w:rsidR="00DE746B" w14:paraId="606AA626" w14:textId="77777777" w:rsidTr="00DE746B">
        <w:trPr>
          <w:trHeight w:val="3193"/>
          <w:jc w:val="center"/>
        </w:trPr>
        <w:tc>
          <w:tcPr>
            <w:tcW w:w="10182" w:type="dxa"/>
            <w:gridSpan w:val="3"/>
            <w:tcBorders>
              <w:top w:val="single" w:sz="4" w:space="0" w:color="auto"/>
              <w:left w:val="single" w:sz="4" w:space="0" w:color="auto"/>
              <w:bottom w:val="single" w:sz="4" w:space="0" w:color="auto"/>
              <w:right w:val="single" w:sz="4" w:space="0" w:color="auto"/>
            </w:tcBorders>
          </w:tcPr>
          <w:p w14:paraId="07EA1068" w14:textId="77777777" w:rsidR="00DE746B" w:rsidRDefault="00DE746B">
            <w:pPr>
              <w:spacing w:before="120"/>
              <w:rPr>
                <w:rFonts w:ascii="Arial" w:hAnsi="Arial" w:cs="Arial"/>
                <w:b/>
                <w:i/>
                <w:lang w:eastAsia="fr-FR"/>
              </w:rPr>
            </w:pPr>
            <w:r>
              <w:rPr>
                <w:rFonts w:ascii="Arial" w:hAnsi="Arial" w:cs="Arial"/>
                <w:b/>
                <w:i/>
              </w:rPr>
              <w:t>Scénarios Alternatifs:</w:t>
            </w:r>
          </w:p>
          <w:p w14:paraId="39841E6E" w14:textId="77777777" w:rsidR="00DE746B" w:rsidRDefault="00DE746B">
            <w:pPr>
              <w:spacing w:line="23" w:lineRule="atLeast"/>
              <w:ind w:left="1038"/>
              <w:jc w:val="both"/>
              <w:rPr>
                <w:rFonts w:ascii="Arial" w:hAnsi="Arial" w:cs="Arial"/>
                <w:b/>
                <w:i/>
              </w:rPr>
            </w:pPr>
          </w:p>
          <w:p w14:paraId="1C9021BA" w14:textId="77777777" w:rsidR="00DE746B" w:rsidRPr="00DE746B" w:rsidRDefault="00DE746B" w:rsidP="00DE746B">
            <w:pPr>
              <w:spacing w:line="23" w:lineRule="atLeast"/>
              <w:ind w:left="1038"/>
              <w:jc w:val="both"/>
              <w:rPr>
                <w:rFonts w:ascii="Arial" w:hAnsi="Arial" w:cs="Arial"/>
              </w:rPr>
            </w:pPr>
            <w:r>
              <w:rPr>
                <w:rFonts w:ascii="Arial" w:hAnsi="Arial" w:cs="Arial"/>
                <w:b/>
              </w:rPr>
              <w:t>Aucun</w:t>
            </w:r>
          </w:p>
        </w:tc>
      </w:tr>
      <w:tr w:rsidR="00DE746B" w14:paraId="7DF0880A"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74E7E1" w14:textId="77777777" w:rsidR="00DE746B" w:rsidRDefault="00DE746B">
            <w:pPr>
              <w:ind w:left="40"/>
              <w:rPr>
                <w:rFonts w:ascii="Arial" w:hAnsi="Arial" w:cs="Arial"/>
                <w:b/>
                <w:sz w:val="14"/>
                <w:lang w:eastAsia="fr-FR"/>
              </w:rPr>
            </w:pPr>
          </w:p>
        </w:tc>
      </w:tr>
      <w:tr w:rsidR="00DE746B" w14:paraId="1FE59A00" w14:textId="77777777" w:rsidTr="00DE746B">
        <w:trPr>
          <w:trHeight w:val="1540"/>
          <w:jc w:val="center"/>
        </w:trPr>
        <w:tc>
          <w:tcPr>
            <w:tcW w:w="10182" w:type="dxa"/>
            <w:gridSpan w:val="3"/>
            <w:tcBorders>
              <w:top w:val="single" w:sz="4" w:space="0" w:color="auto"/>
              <w:left w:val="single" w:sz="4" w:space="0" w:color="auto"/>
              <w:bottom w:val="single" w:sz="4" w:space="0" w:color="auto"/>
              <w:right w:val="single" w:sz="4" w:space="0" w:color="auto"/>
            </w:tcBorders>
          </w:tcPr>
          <w:p w14:paraId="0F9FD7A7" w14:textId="77777777" w:rsidR="00DE746B" w:rsidRDefault="00DE746B">
            <w:pPr>
              <w:spacing w:before="120"/>
              <w:rPr>
                <w:rFonts w:ascii="Arial" w:hAnsi="Arial" w:cs="Arial"/>
                <w:b/>
                <w:i/>
                <w:lang w:eastAsia="fr-FR"/>
              </w:rPr>
            </w:pPr>
            <w:r>
              <w:rPr>
                <w:rFonts w:ascii="Arial" w:hAnsi="Arial" w:cs="Arial"/>
                <w:b/>
                <w:i/>
              </w:rPr>
              <w:t>Contraintes non-fonctionnelles:</w:t>
            </w:r>
          </w:p>
          <w:p w14:paraId="0220EA6D"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A déterminer avec le client si il y aura une possibilité de modifier et supprimer un statut, et si oui, comment?</w:t>
            </w:r>
          </w:p>
          <w:p w14:paraId="43CE1963"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Peu d’utilisateurs auront le droit d’ajouter des statuts</w:t>
            </w:r>
          </w:p>
          <w:p w14:paraId="54B0B0E0" w14:textId="77777777" w:rsidR="00DE746B" w:rsidRDefault="00DE746B">
            <w:pPr>
              <w:pStyle w:val="Paragraphedeliste"/>
              <w:spacing w:before="120"/>
              <w:ind w:left="781"/>
              <w:rPr>
                <w:rFonts w:ascii="Arial" w:hAnsi="Arial" w:cs="Arial"/>
                <w:i/>
              </w:rPr>
            </w:pPr>
          </w:p>
          <w:p w14:paraId="197E5DEA" w14:textId="77777777" w:rsidR="00DE746B" w:rsidRDefault="00DE746B">
            <w:pPr>
              <w:spacing w:before="120"/>
              <w:rPr>
                <w:rFonts w:ascii="Arial" w:hAnsi="Arial" w:cs="Arial"/>
                <w:b/>
                <w:i/>
                <w:lang w:eastAsia="fr-FR"/>
              </w:rPr>
            </w:pPr>
          </w:p>
        </w:tc>
      </w:tr>
      <w:tr w:rsidR="00DE746B" w14:paraId="602E30E2" w14:textId="77777777" w:rsidTr="00DE746B">
        <w:trPr>
          <w:trHeight w:val="1690"/>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4651AA1F" w14:textId="77777777" w:rsidR="00DE746B" w:rsidRDefault="00DE746B">
            <w:pPr>
              <w:spacing w:before="120"/>
              <w:rPr>
                <w:rFonts w:ascii="Arial" w:hAnsi="Arial" w:cs="Arial"/>
                <w:b/>
                <w:i/>
                <w:lang w:eastAsia="fr-FR"/>
              </w:rPr>
            </w:pPr>
            <w:r>
              <w:rPr>
                <w:rFonts w:ascii="Arial" w:hAnsi="Arial" w:cs="Arial"/>
                <w:b/>
                <w:i/>
              </w:rPr>
              <w:t>Contraintes liées à l'IHM:</w:t>
            </w:r>
          </w:p>
          <w:p w14:paraId="45F842F9" w14:textId="77777777" w:rsidR="00DE746B" w:rsidRDefault="00DE746B" w:rsidP="00DE746B">
            <w:pPr>
              <w:pStyle w:val="Paragraphedeliste"/>
              <w:numPr>
                <w:ilvl w:val="0"/>
                <w:numId w:val="9"/>
              </w:numPr>
              <w:spacing w:before="120" w:after="0" w:line="240" w:lineRule="auto"/>
              <w:ind w:left="781"/>
              <w:rPr>
                <w:rFonts w:ascii="Arial" w:hAnsi="Arial" w:cs="Arial"/>
                <w:i/>
                <w:lang w:eastAsia="fr-FR"/>
              </w:rPr>
            </w:pPr>
            <w:r>
              <w:rPr>
                <w:rFonts w:ascii="Arial" w:hAnsi="Arial" w:cs="Arial"/>
                <w:i/>
              </w:rPr>
              <w:t>Aucune</w:t>
            </w:r>
          </w:p>
        </w:tc>
      </w:tr>
      <w:tr w:rsidR="00DE746B" w14:paraId="6827F326" w14:textId="77777777" w:rsidTr="00DE746B">
        <w:trPr>
          <w:trHeight w:val="2007"/>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6716338D" w14:textId="77777777" w:rsidR="00DE746B" w:rsidRDefault="00DE746B">
            <w:pPr>
              <w:spacing w:before="120"/>
              <w:rPr>
                <w:rFonts w:ascii="Arial" w:hAnsi="Arial" w:cs="Arial"/>
                <w:b/>
                <w:i/>
                <w:lang w:eastAsia="fr-FR"/>
              </w:rPr>
            </w:pPr>
            <w:r>
              <w:rPr>
                <w:rFonts w:ascii="Arial" w:hAnsi="Arial" w:cs="Arial"/>
                <w:b/>
                <w:i/>
              </w:rPr>
              <w:t>Divers:</w:t>
            </w:r>
          </w:p>
          <w:p w14:paraId="59C4A62D" w14:textId="77777777" w:rsidR="00DE746B" w:rsidRDefault="00DE746B" w:rsidP="00DE746B">
            <w:pPr>
              <w:pStyle w:val="Paragraphedeliste"/>
              <w:numPr>
                <w:ilvl w:val="0"/>
                <w:numId w:val="9"/>
              </w:numPr>
              <w:spacing w:before="120" w:after="0" w:line="240" w:lineRule="auto"/>
              <w:ind w:left="781"/>
              <w:rPr>
                <w:rFonts w:ascii="Arial" w:hAnsi="Arial" w:cs="Arial"/>
                <w:i/>
                <w:lang w:eastAsia="fr-FR"/>
              </w:rPr>
            </w:pPr>
            <w:r>
              <w:rPr>
                <w:rFonts w:ascii="Arial" w:hAnsi="Arial" w:cs="Arial"/>
                <w:i/>
              </w:rPr>
              <w:t>Vérifier l’authentification, qui a le droit de créer</w:t>
            </w:r>
          </w:p>
        </w:tc>
      </w:tr>
    </w:tbl>
    <w:p w14:paraId="5FA7DABC" w14:textId="77777777" w:rsidR="00DE746B" w:rsidRDefault="00DE746B" w:rsidP="00DE746B">
      <w:pPr>
        <w:tabs>
          <w:tab w:val="right" w:pos="10065"/>
        </w:tabs>
        <w:jc w:val="both"/>
        <w:rPr>
          <w:sz w:val="12"/>
          <w:szCs w:val="20"/>
          <w:lang w:eastAsia="fr-FR"/>
        </w:rPr>
      </w:pPr>
    </w:p>
    <w:p w14:paraId="457F47A5" w14:textId="77777777" w:rsidR="00DE746B" w:rsidRDefault="00DE746B" w:rsidP="00DE746B">
      <w:pPr>
        <w:tabs>
          <w:tab w:val="right" w:pos="10065"/>
        </w:tabs>
        <w:jc w:val="both"/>
      </w:pPr>
    </w:p>
    <w:tbl>
      <w:tblPr>
        <w:tblW w:w="101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4"/>
        <w:gridCol w:w="2837"/>
        <w:gridCol w:w="2387"/>
      </w:tblGrid>
      <w:tr w:rsidR="00DE746B" w14:paraId="0F3616BA" w14:textId="77777777" w:rsidTr="00562350">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3EEC6D9E" w14:textId="77777777" w:rsidR="00DE746B" w:rsidRDefault="00DE746B">
            <w:pPr>
              <w:ind w:left="40"/>
              <w:rPr>
                <w:color w:val="000000"/>
              </w:rPr>
            </w:pPr>
          </w:p>
        </w:tc>
      </w:tr>
      <w:tr w:rsidR="00DE746B" w14:paraId="36D6BB0B" w14:textId="77777777" w:rsidTr="00562350">
        <w:trPr>
          <w:trHeight w:val="700"/>
          <w:jc w:val="center"/>
        </w:trPr>
        <w:tc>
          <w:tcPr>
            <w:tcW w:w="7801" w:type="dxa"/>
            <w:gridSpan w:val="2"/>
            <w:tcBorders>
              <w:top w:val="single" w:sz="4" w:space="0" w:color="000000"/>
              <w:left w:val="single" w:sz="4" w:space="0" w:color="000000"/>
              <w:bottom w:val="single" w:sz="4" w:space="0" w:color="000000"/>
              <w:right w:val="single" w:sz="4" w:space="0" w:color="000000"/>
            </w:tcBorders>
            <w:vAlign w:val="center"/>
            <w:hideMark/>
          </w:tcPr>
          <w:p w14:paraId="29128642" w14:textId="77777777" w:rsidR="00DE746B" w:rsidRDefault="00DE746B">
            <w:pPr>
              <w:spacing w:before="120"/>
              <w:rPr>
                <w:color w:val="000000"/>
              </w:rPr>
            </w:pPr>
            <w:r>
              <w:rPr>
                <w:rFonts w:ascii="Arial" w:eastAsia="Arial" w:hAnsi="Arial" w:cs="Arial"/>
                <w:b/>
                <w:i/>
              </w:rPr>
              <w:t xml:space="preserve">Titre du cas d’utilisation : </w:t>
            </w:r>
            <w:r w:rsidRPr="00DE746B">
              <w:rPr>
                <w:rStyle w:val="Titre2Car"/>
              </w:rPr>
              <w:t>Gérer les catégories d’artiste</w:t>
            </w:r>
          </w:p>
        </w:tc>
        <w:tc>
          <w:tcPr>
            <w:tcW w:w="2387" w:type="dxa"/>
            <w:tcBorders>
              <w:top w:val="single" w:sz="4" w:space="0" w:color="000000"/>
              <w:left w:val="single" w:sz="4" w:space="0" w:color="000000"/>
              <w:bottom w:val="single" w:sz="4" w:space="0" w:color="000000"/>
              <w:right w:val="single" w:sz="4" w:space="0" w:color="000000"/>
            </w:tcBorders>
            <w:vAlign w:val="center"/>
            <w:hideMark/>
          </w:tcPr>
          <w:p w14:paraId="46B55DA7" w14:textId="215A6EF3" w:rsidR="00DE746B" w:rsidRDefault="00DE746B">
            <w:pPr>
              <w:spacing w:before="120"/>
              <w:ind w:left="38"/>
              <w:rPr>
                <w:color w:val="000000"/>
              </w:rPr>
            </w:pPr>
            <w:r>
              <w:rPr>
                <w:rFonts w:ascii="Arial" w:eastAsia="Arial" w:hAnsi="Arial" w:cs="Arial"/>
                <w:b/>
                <w:i/>
              </w:rPr>
              <w:t>Numéro:</w:t>
            </w:r>
          </w:p>
        </w:tc>
      </w:tr>
      <w:tr w:rsidR="00DE746B" w14:paraId="2DDF685C" w14:textId="77777777" w:rsidTr="00562350">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66D253A2" w14:textId="77777777" w:rsidR="00DE746B" w:rsidRDefault="00DE746B">
            <w:pPr>
              <w:ind w:left="40"/>
              <w:rPr>
                <w:color w:val="000000"/>
              </w:rPr>
            </w:pPr>
          </w:p>
        </w:tc>
      </w:tr>
      <w:tr w:rsidR="00DE746B" w14:paraId="740CDC2C" w14:textId="77777777" w:rsidTr="00562350">
        <w:trPr>
          <w:trHeight w:val="96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6EB36A96" w14:textId="77777777" w:rsidR="00DE746B" w:rsidRDefault="00DE746B">
            <w:pPr>
              <w:spacing w:before="120"/>
              <w:rPr>
                <w:color w:val="000000"/>
              </w:rPr>
            </w:pPr>
            <w:r>
              <w:rPr>
                <w:rFonts w:ascii="Arial" w:eastAsia="Arial" w:hAnsi="Arial" w:cs="Arial"/>
                <w:b/>
                <w:i/>
              </w:rPr>
              <w:t>Description : Permet de gérer toutes les catégories d’artiste disponible : Consulter les détails et ajouter une catégorie d’artiste</w:t>
            </w:r>
          </w:p>
        </w:tc>
      </w:tr>
      <w:tr w:rsidR="00DE746B" w14:paraId="1A07BA08" w14:textId="77777777" w:rsidTr="00562350">
        <w:trPr>
          <w:trHeight w:val="52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2C67828A" w14:textId="77777777" w:rsidR="00DE746B" w:rsidRDefault="00DE746B">
            <w:pPr>
              <w:spacing w:before="120"/>
              <w:jc w:val="both"/>
              <w:rPr>
                <w:color w:val="000000"/>
              </w:rPr>
            </w:pPr>
            <w:r>
              <w:rPr>
                <w:rFonts w:ascii="Arial" w:eastAsia="Arial" w:hAnsi="Arial" w:cs="Arial"/>
                <w:b/>
                <w:i/>
              </w:rPr>
              <w:t>Acteur primaire : Gestionnaire</w:t>
            </w:r>
          </w:p>
        </w:tc>
      </w:tr>
      <w:tr w:rsidR="00DE746B" w14:paraId="6CBFD5F7" w14:textId="77777777" w:rsidTr="00562350">
        <w:trPr>
          <w:trHeight w:val="52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35788CD7" w14:textId="77777777" w:rsidR="00DE746B" w:rsidRDefault="00DE746B">
            <w:pPr>
              <w:spacing w:before="120"/>
              <w:rPr>
                <w:color w:val="000000"/>
              </w:rPr>
            </w:pPr>
            <w:r>
              <w:rPr>
                <w:rFonts w:ascii="Arial" w:eastAsia="Arial" w:hAnsi="Arial" w:cs="Arial"/>
                <w:b/>
                <w:i/>
              </w:rPr>
              <w:t>Acteur secondaire : Réceptionniste</w:t>
            </w:r>
          </w:p>
        </w:tc>
      </w:tr>
      <w:tr w:rsidR="00DE746B" w14:paraId="3EE9702F" w14:textId="77777777" w:rsidTr="00562350">
        <w:trPr>
          <w:trHeight w:val="520"/>
          <w:jc w:val="center"/>
        </w:trPr>
        <w:tc>
          <w:tcPr>
            <w:tcW w:w="4964" w:type="dxa"/>
            <w:tcBorders>
              <w:top w:val="single" w:sz="4" w:space="0" w:color="000000"/>
              <w:left w:val="single" w:sz="4" w:space="0" w:color="000000"/>
              <w:bottom w:val="single" w:sz="4" w:space="0" w:color="000000"/>
              <w:right w:val="single" w:sz="4" w:space="0" w:color="000000"/>
            </w:tcBorders>
            <w:hideMark/>
          </w:tcPr>
          <w:p w14:paraId="168057F9" w14:textId="77777777" w:rsidR="00DE746B" w:rsidRDefault="00DE746B">
            <w:pPr>
              <w:spacing w:before="120"/>
              <w:rPr>
                <w:color w:val="000000"/>
              </w:rPr>
            </w:pPr>
            <w:r>
              <w:rPr>
                <w:rFonts w:ascii="Arial" w:eastAsia="Arial" w:hAnsi="Arial" w:cs="Arial"/>
                <w:b/>
                <w:i/>
              </w:rPr>
              <w:t>Date de création : 05/04/2016</w:t>
            </w:r>
          </w:p>
        </w:tc>
        <w:tc>
          <w:tcPr>
            <w:tcW w:w="5224" w:type="dxa"/>
            <w:gridSpan w:val="2"/>
            <w:tcBorders>
              <w:top w:val="single" w:sz="4" w:space="0" w:color="000000"/>
              <w:left w:val="single" w:sz="4" w:space="0" w:color="000000"/>
              <w:bottom w:val="single" w:sz="4" w:space="0" w:color="000000"/>
              <w:right w:val="single" w:sz="4" w:space="0" w:color="000000"/>
            </w:tcBorders>
            <w:hideMark/>
          </w:tcPr>
          <w:p w14:paraId="54BBAD05" w14:textId="77777777" w:rsidR="00DE746B" w:rsidRDefault="00DE746B">
            <w:pPr>
              <w:spacing w:before="120"/>
              <w:rPr>
                <w:color w:val="000000"/>
              </w:rPr>
            </w:pPr>
            <w:r>
              <w:rPr>
                <w:rFonts w:ascii="Arial" w:eastAsia="Arial" w:hAnsi="Arial" w:cs="Arial"/>
                <w:b/>
                <w:i/>
              </w:rPr>
              <w:t>Date de modification :</w:t>
            </w:r>
          </w:p>
        </w:tc>
      </w:tr>
      <w:tr w:rsidR="00DE746B" w14:paraId="65F16230" w14:textId="77777777" w:rsidTr="00562350">
        <w:trPr>
          <w:trHeight w:val="520"/>
          <w:jc w:val="center"/>
        </w:trPr>
        <w:tc>
          <w:tcPr>
            <w:tcW w:w="4964" w:type="dxa"/>
            <w:tcBorders>
              <w:top w:val="single" w:sz="4" w:space="0" w:color="000000"/>
              <w:left w:val="single" w:sz="4" w:space="0" w:color="000000"/>
              <w:bottom w:val="single" w:sz="4" w:space="0" w:color="000000"/>
              <w:right w:val="single" w:sz="4" w:space="0" w:color="000000"/>
            </w:tcBorders>
            <w:hideMark/>
          </w:tcPr>
          <w:p w14:paraId="1C818CF9" w14:textId="77777777" w:rsidR="00DE746B" w:rsidRDefault="00DE746B">
            <w:pPr>
              <w:spacing w:before="120"/>
              <w:rPr>
                <w:color w:val="000000"/>
              </w:rPr>
            </w:pPr>
            <w:r>
              <w:rPr>
                <w:rFonts w:ascii="Arial" w:eastAsia="Arial" w:hAnsi="Arial" w:cs="Arial"/>
                <w:b/>
                <w:i/>
              </w:rPr>
              <w:t>Version : 1.0</w:t>
            </w:r>
          </w:p>
        </w:tc>
        <w:tc>
          <w:tcPr>
            <w:tcW w:w="5224" w:type="dxa"/>
            <w:gridSpan w:val="2"/>
            <w:tcBorders>
              <w:top w:val="single" w:sz="4" w:space="0" w:color="000000"/>
              <w:left w:val="single" w:sz="4" w:space="0" w:color="000000"/>
              <w:bottom w:val="single" w:sz="4" w:space="0" w:color="000000"/>
              <w:right w:val="single" w:sz="4" w:space="0" w:color="000000"/>
            </w:tcBorders>
            <w:hideMark/>
          </w:tcPr>
          <w:p w14:paraId="3109F464" w14:textId="17EE81B0" w:rsidR="00DE746B" w:rsidRDefault="00DE746B">
            <w:pPr>
              <w:spacing w:before="120"/>
              <w:rPr>
                <w:color w:val="000000"/>
              </w:rPr>
            </w:pPr>
            <w:r>
              <w:rPr>
                <w:rFonts w:ascii="Arial" w:eastAsia="Arial" w:hAnsi="Arial" w:cs="Arial"/>
                <w:b/>
                <w:i/>
              </w:rPr>
              <w:t xml:space="preserve">Responsable : </w:t>
            </w:r>
            <w:r w:rsidR="00562350" w:rsidRPr="00562350">
              <w:rPr>
                <w:rFonts w:ascii="Arial" w:eastAsia="Arial" w:hAnsi="Arial" w:cs="Arial"/>
                <w:b/>
                <w:i/>
              </w:rPr>
              <w:t>Kevin Kuété-Moffo</w:t>
            </w:r>
          </w:p>
        </w:tc>
      </w:tr>
      <w:tr w:rsidR="00DE746B" w14:paraId="4CAFDA9F" w14:textId="77777777" w:rsidTr="00562350">
        <w:trPr>
          <w:trHeight w:val="18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7850BEAD" w14:textId="77777777" w:rsidR="00DE746B" w:rsidRDefault="00DE746B">
            <w:pPr>
              <w:ind w:left="40"/>
              <w:rPr>
                <w:color w:val="000000"/>
              </w:rPr>
            </w:pPr>
          </w:p>
        </w:tc>
      </w:tr>
      <w:tr w:rsidR="00DE746B" w14:paraId="66FB280F" w14:textId="77777777" w:rsidTr="00562350">
        <w:trPr>
          <w:trHeight w:val="108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1162F5A2" w14:textId="77777777" w:rsidR="00DE746B" w:rsidRDefault="00DE746B">
            <w:pPr>
              <w:widowControl w:val="0"/>
              <w:tabs>
                <w:tab w:val="left" w:pos="460"/>
              </w:tabs>
              <w:spacing w:before="21"/>
              <w:ind w:right="91"/>
              <w:jc w:val="both"/>
            </w:pPr>
            <w:r>
              <w:rPr>
                <w:rFonts w:ascii="Arial" w:eastAsia="Arial" w:hAnsi="Arial" w:cs="Arial"/>
                <w:b/>
                <w:i/>
              </w:rPr>
              <w:t>PréConditions :</w:t>
            </w:r>
            <w:r>
              <w:rPr>
                <w:rFonts w:ascii="Verdana" w:eastAsia="Verdana" w:hAnsi="Verdana" w:cs="Verdana"/>
              </w:rPr>
              <w:t xml:space="preserve"> </w:t>
            </w:r>
          </w:p>
          <w:p w14:paraId="1C760299" w14:textId="77777777" w:rsidR="00DE746B" w:rsidRDefault="00DE746B" w:rsidP="00DE746B">
            <w:pPr>
              <w:numPr>
                <w:ilvl w:val="0"/>
                <w:numId w:val="10"/>
              </w:numPr>
              <w:spacing w:after="0" w:line="240" w:lineRule="auto"/>
              <w:ind w:left="781" w:hanging="360"/>
              <w:contextualSpacing/>
              <w:rPr>
                <w:i/>
              </w:rPr>
            </w:pPr>
            <w:r>
              <w:rPr>
                <w:rFonts w:ascii="Arial" w:eastAsia="Arial" w:hAnsi="Arial" w:cs="Arial"/>
                <w:i/>
              </w:rPr>
              <w:t>Être authentifié avec le droit de modification, de lecture et d’écriture sur les catégories d’artistes</w:t>
            </w:r>
          </w:p>
          <w:p w14:paraId="764E6AA4" w14:textId="77777777" w:rsidR="00DE746B" w:rsidRDefault="00DE746B">
            <w:pPr>
              <w:ind w:left="781"/>
            </w:pPr>
          </w:p>
          <w:p w14:paraId="395E0539" w14:textId="77777777" w:rsidR="00DE746B" w:rsidRDefault="00DE746B">
            <w:pPr>
              <w:widowControl w:val="0"/>
              <w:tabs>
                <w:tab w:val="left" w:pos="460"/>
              </w:tabs>
              <w:spacing w:before="21"/>
              <w:ind w:right="91"/>
              <w:jc w:val="both"/>
              <w:rPr>
                <w:color w:val="000000"/>
              </w:rPr>
            </w:pPr>
          </w:p>
        </w:tc>
      </w:tr>
      <w:tr w:rsidR="00DE746B" w14:paraId="38804C88" w14:textId="77777777" w:rsidTr="00562350">
        <w:trPr>
          <w:trHeight w:val="92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4C3CA4CF" w14:textId="64C66D26" w:rsidR="00DE746B" w:rsidRDefault="00DE746B">
            <w:pPr>
              <w:spacing w:before="120"/>
            </w:pPr>
            <w:r>
              <w:rPr>
                <w:rFonts w:ascii="Arial" w:eastAsia="Arial" w:hAnsi="Arial" w:cs="Arial"/>
                <w:b/>
                <w:i/>
              </w:rPr>
              <w:t>Déclencheur </w:t>
            </w:r>
            <w:r w:rsidR="00562350">
              <w:rPr>
                <w:rFonts w:ascii="Arial" w:eastAsia="Arial" w:hAnsi="Arial" w:cs="Arial"/>
                <w:b/>
                <w:i/>
              </w:rPr>
              <w:t>: L’utilisateur</w:t>
            </w:r>
            <w:r>
              <w:rPr>
                <w:rFonts w:ascii="Arial" w:eastAsia="Arial" w:hAnsi="Arial" w:cs="Arial"/>
                <w:i/>
              </w:rPr>
              <w:t xml:space="preserve"> veut gérer les catégories d’artistes : </w:t>
            </w:r>
          </w:p>
          <w:p w14:paraId="4D8B7F7A" w14:textId="77777777" w:rsidR="00DE746B" w:rsidRDefault="00DE746B" w:rsidP="00DE746B">
            <w:pPr>
              <w:numPr>
                <w:ilvl w:val="0"/>
                <w:numId w:val="11"/>
              </w:numPr>
              <w:spacing w:before="120" w:after="0" w:line="240" w:lineRule="auto"/>
              <w:ind w:hanging="360"/>
              <w:contextualSpacing/>
              <w:rPr>
                <w:i/>
              </w:rPr>
            </w:pPr>
            <w:r>
              <w:rPr>
                <w:rFonts w:ascii="Arial" w:eastAsia="Arial" w:hAnsi="Arial" w:cs="Arial"/>
                <w:i/>
              </w:rPr>
              <w:t>Consulter les détails d’une catégorie d’artiste</w:t>
            </w:r>
          </w:p>
          <w:p w14:paraId="7BA642D5" w14:textId="77777777" w:rsidR="00DE746B" w:rsidRDefault="00DE746B" w:rsidP="00DE746B">
            <w:pPr>
              <w:numPr>
                <w:ilvl w:val="0"/>
                <w:numId w:val="11"/>
              </w:numPr>
              <w:spacing w:after="0" w:line="240" w:lineRule="auto"/>
              <w:ind w:hanging="360"/>
              <w:contextualSpacing/>
              <w:rPr>
                <w:i/>
              </w:rPr>
            </w:pPr>
            <w:r>
              <w:rPr>
                <w:rFonts w:ascii="Arial" w:eastAsia="Arial" w:hAnsi="Arial" w:cs="Arial"/>
                <w:i/>
              </w:rPr>
              <w:t>Ajouter une catégorie d’artiste</w:t>
            </w:r>
          </w:p>
          <w:p w14:paraId="345EEB94" w14:textId="77777777" w:rsidR="00DE746B" w:rsidRDefault="00DE746B">
            <w:pPr>
              <w:spacing w:before="120"/>
              <w:rPr>
                <w:color w:val="000000"/>
              </w:rPr>
            </w:pPr>
          </w:p>
        </w:tc>
      </w:tr>
      <w:tr w:rsidR="00DE746B" w14:paraId="33535BE2" w14:textId="77777777" w:rsidTr="00562350">
        <w:trPr>
          <w:trHeight w:val="35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2D04C6FD" w14:textId="77777777" w:rsidR="00DE746B" w:rsidRDefault="00DE746B">
            <w:pPr>
              <w:widowControl w:val="0"/>
              <w:tabs>
                <w:tab w:val="left" w:pos="460"/>
              </w:tabs>
              <w:spacing w:before="21"/>
              <w:ind w:right="88"/>
              <w:jc w:val="both"/>
            </w:pPr>
            <w:r>
              <w:rPr>
                <w:rFonts w:ascii="Arial" w:eastAsia="Arial" w:hAnsi="Arial" w:cs="Arial"/>
                <w:b/>
                <w:i/>
              </w:rPr>
              <w:lastRenderedPageBreak/>
              <w:t>Processus nominal :</w:t>
            </w:r>
            <w:r>
              <w:rPr>
                <w:rFonts w:ascii="Verdana" w:eastAsia="Verdana" w:hAnsi="Verdana" w:cs="Verdana"/>
              </w:rPr>
              <w:t xml:space="preserve"> </w:t>
            </w:r>
          </w:p>
          <w:p w14:paraId="2B5299A0" w14:textId="77777777" w:rsidR="00DE746B" w:rsidRDefault="00DE746B">
            <w:pPr>
              <w:widowControl w:val="0"/>
              <w:tabs>
                <w:tab w:val="left" w:pos="460"/>
              </w:tabs>
              <w:spacing w:before="21"/>
              <w:ind w:right="88"/>
              <w:jc w:val="both"/>
            </w:pPr>
          </w:p>
          <w:p w14:paraId="1ADC4E11"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la fenêtre de sommaire des catégories d’artistes en chargeant toutes catégories d’artiste existantes</w:t>
            </w:r>
          </w:p>
          <w:p w14:paraId="10ABABD5"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La réceptionniste visualise les catégories existantes</w:t>
            </w:r>
          </w:p>
          <w:p w14:paraId="24EBD310"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Times New Roman" w:eastAsia="Times New Roman" w:hAnsi="Times New Roman" w:cs="Times New Roman"/>
              </w:rPr>
            </w:pPr>
            <w:r>
              <w:rPr>
                <w:rFonts w:ascii="Verdana" w:eastAsia="Verdana" w:hAnsi="Verdana" w:cs="Verdana"/>
              </w:rPr>
              <w:t xml:space="preserve"> La réceptionniste ferme la fenêtre</w:t>
            </w:r>
          </w:p>
          <w:p w14:paraId="060CC7A3" w14:textId="77777777" w:rsidR="00DE746B" w:rsidRDefault="00DE746B" w:rsidP="00DE746B">
            <w:pPr>
              <w:widowControl w:val="0"/>
              <w:numPr>
                <w:ilvl w:val="0"/>
                <w:numId w:val="12"/>
              </w:numPr>
              <w:tabs>
                <w:tab w:val="left" w:pos="460"/>
              </w:tabs>
              <w:spacing w:after="0" w:line="240" w:lineRule="auto"/>
              <w:ind w:right="88" w:hanging="360"/>
              <w:contextualSpacing/>
              <w:jc w:val="both"/>
              <w:rPr>
                <w:color w:val="000000"/>
              </w:rPr>
            </w:pPr>
            <w:r>
              <w:rPr>
                <w:rFonts w:ascii="Verdana" w:eastAsia="Verdana" w:hAnsi="Verdana" w:cs="Verdana"/>
              </w:rPr>
              <w:t xml:space="preserve"> Le système ferme la fenêtre</w:t>
            </w:r>
          </w:p>
        </w:tc>
      </w:tr>
      <w:tr w:rsidR="00DE746B" w14:paraId="59ED8346" w14:textId="77777777" w:rsidTr="00562350">
        <w:trPr>
          <w:trHeight w:val="168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1FF8B243" w14:textId="77777777" w:rsidR="00DE746B" w:rsidRDefault="00DE746B">
            <w:pPr>
              <w:spacing w:before="120"/>
            </w:pPr>
            <w:r>
              <w:rPr>
                <w:rFonts w:ascii="Arial" w:eastAsia="Arial" w:hAnsi="Arial" w:cs="Arial"/>
                <w:b/>
                <w:i/>
              </w:rPr>
              <w:t xml:space="preserve">Arrêt : </w:t>
            </w:r>
          </w:p>
          <w:p w14:paraId="22DB80EB" w14:textId="77777777" w:rsidR="00DE746B" w:rsidRDefault="00DE746B" w:rsidP="00DE746B">
            <w:pPr>
              <w:numPr>
                <w:ilvl w:val="0"/>
                <w:numId w:val="13"/>
              </w:numPr>
              <w:spacing w:before="120" w:after="0" w:line="240" w:lineRule="auto"/>
              <w:ind w:left="781" w:hanging="360"/>
              <w:contextualSpacing/>
              <w:rPr>
                <w:color w:val="000000"/>
              </w:rPr>
            </w:pPr>
            <w:r>
              <w:rPr>
                <w:rFonts w:ascii="Arial" w:eastAsia="Arial" w:hAnsi="Arial" w:cs="Arial"/>
                <w:i/>
              </w:rPr>
              <w:t>Le cas se termine lorsque la fenêtre sommaire est fermée</w:t>
            </w:r>
          </w:p>
        </w:tc>
      </w:tr>
      <w:tr w:rsidR="00DE746B" w14:paraId="0352FBF2" w14:textId="77777777" w:rsidTr="00562350">
        <w:trPr>
          <w:trHeight w:val="224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07D1EE59" w14:textId="77777777" w:rsidR="00DE746B" w:rsidRDefault="00DE746B">
            <w:pPr>
              <w:widowControl w:val="0"/>
              <w:tabs>
                <w:tab w:val="left" w:pos="460"/>
              </w:tabs>
              <w:spacing w:before="42"/>
              <w:ind w:right="-20"/>
            </w:pPr>
            <w:r>
              <w:rPr>
                <w:rFonts w:ascii="Arial" w:eastAsia="Arial" w:hAnsi="Arial" w:cs="Arial"/>
                <w:b/>
                <w:i/>
              </w:rPr>
              <w:t>PostConditions :</w:t>
            </w:r>
            <w:r>
              <w:rPr>
                <w:rFonts w:ascii="Verdana" w:eastAsia="Verdana" w:hAnsi="Verdana" w:cs="Verdana"/>
              </w:rPr>
              <w:t xml:space="preserve"> </w:t>
            </w:r>
          </w:p>
          <w:p w14:paraId="1BB17E9D" w14:textId="77777777" w:rsidR="00DE746B" w:rsidRDefault="00DE746B" w:rsidP="00DE746B">
            <w:pPr>
              <w:numPr>
                <w:ilvl w:val="0"/>
                <w:numId w:val="13"/>
              </w:numPr>
              <w:spacing w:before="120" w:after="0" w:line="240" w:lineRule="auto"/>
              <w:ind w:left="781" w:hanging="360"/>
              <w:contextualSpacing/>
              <w:rPr>
                <w:i/>
                <w:color w:val="000000"/>
              </w:rPr>
            </w:pPr>
            <w:r>
              <w:rPr>
                <w:rFonts w:ascii="Arial" w:eastAsia="Arial" w:hAnsi="Arial" w:cs="Arial"/>
                <w:i/>
              </w:rPr>
              <w:t>Aucune</w:t>
            </w:r>
          </w:p>
        </w:tc>
      </w:tr>
      <w:tr w:rsidR="00DE746B" w14:paraId="63566F66" w14:textId="77777777" w:rsidTr="00562350">
        <w:trPr>
          <w:trHeight w:val="16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21981B27" w14:textId="77777777" w:rsidR="00DE746B" w:rsidRDefault="00DE746B">
            <w:pPr>
              <w:ind w:left="40"/>
              <w:rPr>
                <w:color w:val="000000"/>
              </w:rPr>
            </w:pPr>
          </w:p>
        </w:tc>
      </w:tr>
      <w:tr w:rsidR="00DE746B" w14:paraId="54B3C220" w14:textId="77777777" w:rsidTr="00562350">
        <w:trPr>
          <w:trHeight w:val="12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05FC90CC" w14:textId="77777777" w:rsidR="00DE746B" w:rsidRDefault="00DE746B">
            <w:pPr>
              <w:spacing w:before="120"/>
            </w:pPr>
            <w:r>
              <w:rPr>
                <w:rFonts w:ascii="Arial" w:eastAsia="Arial" w:hAnsi="Arial" w:cs="Arial"/>
                <w:b/>
                <w:i/>
              </w:rPr>
              <w:t xml:space="preserve">Extensions : </w:t>
            </w:r>
          </w:p>
          <w:p w14:paraId="454B956F" w14:textId="77777777" w:rsidR="00DE746B" w:rsidRDefault="00DE746B">
            <w:pPr>
              <w:spacing w:line="288" w:lineRule="auto"/>
              <w:ind w:left="700"/>
              <w:jc w:val="both"/>
            </w:pPr>
            <w:r>
              <w:t>E1 :</w:t>
            </w:r>
            <w:r>
              <w:tab/>
              <w:t>Ajouter une catégorie d’artiste</w:t>
            </w:r>
          </w:p>
          <w:p w14:paraId="7FB0AD6B" w14:textId="77777777" w:rsidR="00DE746B" w:rsidRDefault="00DE746B">
            <w:pPr>
              <w:spacing w:line="288" w:lineRule="auto"/>
              <w:ind w:left="1040"/>
              <w:jc w:val="both"/>
            </w:pPr>
            <w:r>
              <w:t>Début: 1</w:t>
            </w:r>
          </w:p>
          <w:p w14:paraId="37F9E9DE" w14:textId="77777777" w:rsidR="00DE746B" w:rsidRDefault="00DE746B">
            <w:pPr>
              <w:spacing w:line="288" w:lineRule="auto"/>
              <w:ind w:left="1400" w:hanging="360"/>
              <w:jc w:val="both"/>
            </w:pPr>
            <w:r>
              <w:t xml:space="preserve">1.  </w:t>
            </w:r>
            <w:r>
              <w:tab/>
              <w:t>L’utilisateur veut ajouter une catégorie d’artiste en appuyant sur le bouton ajouter</w:t>
            </w:r>
          </w:p>
          <w:p w14:paraId="098DB734" w14:textId="77777777" w:rsidR="00DE746B" w:rsidRDefault="00DE746B">
            <w:pPr>
              <w:spacing w:line="288" w:lineRule="auto"/>
              <w:ind w:left="1480"/>
              <w:jc w:val="both"/>
            </w:pPr>
            <w:r>
              <w:t xml:space="preserve">Appel -&gt; Description narrative: Ajouter une catégorie d’artiste </w:t>
            </w:r>
          </w:p>
          <w:p w14:paraId="1CB9F94B" w14:textId="77777777" w:rsidR="00DE746B" w:rsidRDefault="00DE746B">
            <w:pPr>
              <w:spacing w:line="288" w:lineRule="auto"/>
              <w:ind w:left="1040"/>
              <w:jc w:val="both"/>
            </w:pPr>
            <w:r>
              <w:t>Retour: 1</w:t>
            </w:r>
          </w:p>
          <w:p w14:paraId="259D7CF4" w14:textId="77777777" w:rsidR="00DE746B" w:rsidRDefault="00DE746B">
            <w:pPr>
              <w:spacing w:line="288" w:lineRule="auto"/>
              <w:ind w:left="1040"/>
              <w:jc w:val="both"/>
            </w:pPr>
          </w:p>
          <w:p w14:paraId="25CF53CA" w14:textId="77777777" w:rsidR="00DE746B" w:rsidRDefault="00DE746B">
            <w:pPr>
              <w:spacing w:line="288" w:lineRule="auto"/>
              <w:ind w:left="700"/>
              <w:jc w:val="both"/>
            </w:pPr>
            <w:r>
              <w:t>E2 :</w:t>
            </w:r>
            <w:r>
              <w:tab/>
              <w:t>Voir les détails</w:t>
            </w:r>
          </w:p>
          <w:p w14:paraId="1DCE3A3C" w14:textId="77777777" w:rsidR="00DE746B" w:rsidRDefault="00DE746B">
            <w:pPr>
              <w:spacing w:line="288" w:lineRule="auto"/>
              <w:ind w:left="1040"/>
              <w:jc w:val="both"/>
            </w:pPr>
            <w:r>
              <w:lastRenderedPageBreak/>
              <w:t>Début: 1</w:t>
            </w:r>
          </w:p>
          <w:p w14:paraId="0B9CDF13" w14:textId="77777777" w:rsidR="00DE746B" w:rsidRDefault="00DE746B">
            <w:pPr>
              <w:spacing w:line="288" w:lineRule="auto"/>
              <w:ind w:left="1020"/>
              <w:jc w:val="both"/>
            </w:pPr>
            <w:r>
              <w:t>1. La réceptionniste veut voir les détails d’une catégorie d’artiste en appuyant sur le bouton détails</w:t>
            </w:r>
          </w:p>
          <w:p w14:paraId="1C269620" w14:textId="77777777" w:rsidR="00DE746B" w:rsidRDefault="00DE746B">
            <w:pPr>
              <w:spacing w:line="288" w:lineRule="auto"/>
              <w:ind w:left="1020"/>
              <w:jc w:val="both"/>
            </w:pPr>
            <w:r>
              <w:t>Appel -&gt; Description narrative: Ajouter une catégorie d’artiste -&gt; A1</w:t>
            </w:r>
          </w:p>
          <w:p w14:paraId="0F5A0246" w14:textId="77777777" w:rsidR="00DE746B" w:rsidRDefault="00DE746B">
            <w:pPr>
              <w:spacing w:line="288" w:lineRule="auto"/>
              <w:ind w:left="1040"/>
              <w:jc w:val="both"/>
            </w:pPr>
            <w:r>
              <w:t>Retour: 1</w:t>
            </w:r>
          </w:p>
          <w:p w14:paraId="0B15F732" w14:textId="77777777" w:rsidR="00DE746B" w:rsidRDefault="00DE746B">
            <w:pPr>
              <w:spacing w:line="288" w:lineRule="auto"/>
              <w:ind w:left="1040"/>
              <w:jc w:val="both"/>
            </w:pPr>
          </w:p>
          <w:p w14:paraId="64B902BE" w14:textId="77777777" w:rsidR="00DE746B" w:rsidRDefault="00DE746B">
            <w:pPr>
              <w:spacing w:line="288" w:lineRule="auto"/>
              <w:ind w:left="700"/>
              <w:jc w:val="both"/>
            </w:pPr>
            <w:r>
              <w:t>E3 :</w:t>
            </w:r>
            <w:r>
              <w:tab/>
              <w:t>Modifier une catégorie d’artiste</w:t>
            </w:r>
          </w:p>
          <w:p w14:paraId="28AB1B1A" w14:textId="77777777" w:rsidR="00DE746B" w:rsidRDefault="00DE746B">
            <w:pPr>
              <w:spacing w:line="288" w:lineRule="auto"/>
              <w:ind w:left="1040"/>
              <w:jc w:val="both"/>
            </w:pPr>
            <w:r>
              <w:t>Début: 1</w:t>
            </w:r>
          </w:p>
          <w:p w14:paraId="473B7363" w14:textId="77777777" w:rsidR="00DE746B" w:rsidRDefault="00DE746B">
            <w:pPr>
              <w:spacing w:line="288" w:lineRule="auto"/>
              <w:ind w:left="1020"/>
              <w:jc w:val="both"/>
            </w:pPr>
            <w:r>
              <w:t>1. La réceptionniste veut modifier une catégorie d’artiste en appuyant sur le bouton détails</w:t>
            </w:r>
          </w:p>
          <w:p w14:paraId="4EC6669E" w14:textId="77777777" w:rsidR="00DE746B" w:rsidRDefault="00DE746B">
            <w:pPr>
              <w:spacing w:line="288" w:lineRule="auto"/>
              <w:ind w:left="1020"/>
              <w:jc w:val="both"/>
            </w:pPr>
            <w:r>
              <w:t>Appel -&gt; Description narrative: Ajouter une catégorie d’artiste -&gt; A3</w:t>
            </w:r>
          </w:p>
          <w:p w14:paraId="2C5BAA72" w14:textId="77777777" w:rsidR="00DE746B" w:rsidRDefault="00DE746B">
            <w:pPr>
              <w:spacing w:line="288" w:lineRule="auto"/>
              <w:ind w:left="1040"/>
              <w:jc w:val="both"/>
            </w:pPr>
            <w:r>
              <w:t>Retour: 1</w:t>
            </w:r>
          </w:p>
          <w:p w14:paraId="53A6923B" w14:textId="77777777" w:rsidR="00DE746B" w:rsidRDefault="00DE746B">
            <w:pPr>
              <w:spacing w:line="288" w:lineRule="auto"/>
              <w:ind w:left="640"/>
              <w:jc w:val="both"/>
            </w:pPr>
            <w:r>
              <w:t xml:space="preserve"> </w:t>
            </w:r>
          </w:p>
          <w:p w14:paraId="3844D1D4" w14:textId="77777777" w:rsidR="00DE746B" w:rsidRDefault="00DE746B">
            <w:pPr>
              <w:spacing w:line="288" w:lineRule="auto"/>
              <w:ind w:left="700"/>
              <w:jc w:val="both"/>
            </w:pPr>
            <w:r>
              <w:t>E4 :</w:t>
            </w:r>
            <w:r>
              <w:tab/>
              <w:t>Supprimer une catégorie d’artiste</w:t>
            </w:r>
          </w:p>
          <w:p w14:paraId="4332772D" w14:textId="77777777" w:rsidR="00DE746B" w:rsidRDefault="00DE746B">
            <w:pPr>
              <w:spacing w:line="288" w:lineRule="auto"/>
              <w:ind w:left="1040"/>
              <w:jc w:val="both"/>
            </w:pPr>
            <w:r>
              <w:t>Début: 1</w:t>
            </w:r>
          </w:p>
          <w:p w14:paraId="0212C5EE" w14:textId="77777777" w:rsidR="00DE746B" w:rsidRDefault="00DE746B">
            <w:pPr>
              <w:spacing w:line="288" w:lineRule="auto"/>
              <w:ind w:left="1020"/>
              <w:jc w:val="both"/>
            </w:pPr>
            <w:r>
              <w:t>1. La réceptionniste veut supprimer une catégorie d’artiste en appuyant sur le bouton détails</w:t>
            </w:r>
          </w:p>
          <w:p w14:paraId="253FE101" w14:textId="77777777" w:rsidR="00DE746B" w:rsidRDefault="00DE746B">
            <w:pPr>
              <w:spacing w:line="288" w:lineRule="auto"/>
              <w:ind w:left="1020"/>
              <w:jc w:val="both"/>
            </w:pPr>
            <w:r>
              <w:t>Appel -&gt; Description narrative: Ajouter un contrat -&gt; A2</w:t>
            </w:r>
          </w:p>
          <w:p w14:paraId="1EA796EB" w14:textId="77777777" w:rsidR="00DE746B" w:rsidRDefault="00DE746B">
            <w:pPr>
              <w:spacing w:line="288" w:lineRule="auto"/>
              <w:ind w:left="640"/>
              <w:jc w:val="both"/>
            </w:pPr>
            <w:r>
              <w:t>Retour: 1</w:t>
            </w:r>
          </w:p>
          <w:p w14:paraId="1E557EA7" w14:textId="77777777" w:rsidR="00DE746B" w:rsidRDefault="00DE746B">
            <w:pPr>
              <w:spacing w:line="288" w:lineRule="auto"/>
              <w:ind w:left="1040"/>
              <w:jc w:val="both"/>
            </w:pPr>
          </w:p>
          <w:p w14:paraId="50E898DF" w14:textId="77777777" w:rsidR="00DE746B" w:rsidRDefault="00DE746B" w:rsidP="00DE746B">
            <w:pPr>
              <w:jc w:val="both"/>
            </w:pPr>
          </w:p>
          <w:p w14:paraId="063D7271" w14:textId="77777777" w:rsidR="00DE746B" w:rsidRDefault="00DE746B" w:rsidP="00DE746B">
            <w:pPr>
              <w:jc w:val="both"/>
            </w:pPr>
          </w:p>
          <w:p w14:paraId="7E5BFAD7" w14:textId="77777777" w:rsidR="00DE746B" w:rsidRDefault="00DE746B">
            <w:pPr>
              <w:ind w:left="1038"/>
              <w:jc w:val="both"/>
            </w:pPr>
          </w:p>
          <w:p w14:paraId="29B3073D" w14:textId="77777777" w:rsidR="00DE746B" w:rsidRDefault="00DE746B">
            <w:pPr>
              <w:ind w:left="1038"/>
              <w:jc w:val="both"/>
            </w:pPr>
          </w:p>
          <w:p w14:paraId="54296FD3" w14:textId="77777777" w:rsidR="00DE746B" w:rsidRDefault="00DE746B">
            <w:pPr>
              <w:ind w:left="1038"/>
              <w:jc w:val="both"/>
              <w:rPr>
                <w:color w:val="000000"/>
              </w:rPr>
            </w:pPr>
          </w:p>
        </w:tc>
      </w:tr>
      <w:tr w:rsidR="00DE746B" w14:paraId="16146B90" w14:textId="77777777" w:rsidTr="00562350">
        <w:trPr>
          <w:trHeight w:val="15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0F2B229D" w14:textId="77777777" w:rsidR="00DE746B" w:rsidRDefault="00DE746B">
            <w:pPr>
              <w:spacing w:before="120"/>
            </w:pPr>
            <w:r>
              <w:rPr>
                <w:rFonts w:ascii="Arial" w:eastAsia="Arial" w:hAnsi="Arial" w:cs="Arial"/>
                <w:b/>
                <w:i/>
              </w:rPr>
              <w:lastRenderedPageBreak/>
              <w:t>Scénarios Alternatifs :</w:t>
            </w:r>
          </w:p>
          <w:p w14:paraId="04DBA479" w14:textId="77777777" w:rsidR="00DE746B" w:rsidRDefault="00DE746B">
            <w:pPr>
              <w:ind w:left="1038"/>
              <w:jc w:val="both"/>
            </w:pPr>
          </w:p>
          <w:p w14:paraId="79417BB6" w14:textId="77777777" w:rsidR="00DE746B" w:rsidRDefault="00DE746B">
            <w:pPr>
              <w:ind w:left="708"/>
              <w:jc w:val="both"/>
            </w:pPr>
            <w:r>
              <w:rPr>
                <w:rFonts w:ascii="Arial" w:eastAsia="Arial" w:hAnsi="Arial" w:cs="Arial"/>
                <w:b/>
              </w:rPr>
              <w:t xml:space="preserve">1 </w:t>
            </w:r>
            <w:r>
              <w:rPr>
                <w:rFonts w:ascii="Arial" w:eastAsia="Arial" w:hAnsi="Arial" w:cs="Arial"/>
              </w:rPr>
              <w:t>:</w:t>
            </w:r>
            <w:r>
              <w:rPr>
                <w:rFonts w:ascii="Arial" w:eastAsia="Arial" w:hAnsi="Arial" w:cs="Arial"/>
                <w:b/>
              </w:rPr>
              <w:t xml:space="preserve"> Rechercher.</w:t>
            </w:r>
          </w:p>
          <w:p w14:paraId="6033F970" w14:textId="213284A1" w:rsidR="00DE746B" w:rsidRDefault="00DE746B">
            <w:pPr>
              <w:ind w:left="1038"/>
              <w:jc w:val="both"/>
            </w:pPr>
            <w:r>
              <w:rPr>
                <w:rFonts w:ascii="Arial" w:eastAsia="Arial" w:hAnsi="Arial" w:cs="Arial"/>
              </w:rPr>
              <w:t xml:space="preserve">Début </w:t>
            </w:r>
            <w:r w:rsidR="00562350">
              <w:rPr>
                <w:rFonts w:ascii="Arial" w:eastAsia="Arial" w:hAnsi="Arial" w:cs="Arial"/>
              </w:rPr>
              <w:t>: 1</w:t>
            </w:r>
          </w:p>
          <w:p w14:paraId="44F5357F"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La réceptionniste saisit une chaîne de caractères</w:t>
            </w:r>
          </w:p>
          <w:p w14:paraId="0E1233FD"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La réceptionniste lance la recherche</w:t>
            </w:r>
          </w:p>
          <w:p w14:paraId="6B612522"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Le système fait une recherche syntaxique</w:t>
            </w:r>
          </w:p>
          <w:p w14:paraId="08DA7A59"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 xml:space="preserve">Le système souligne la ou les catégories d’artiste correspondant à la recherche dans la grille ou bien il se positionne sur la première occurrence correspondant à la recherche </w:t>
            </w:r>
          </w:p>
          <w:p w14:paraId="40945883" w14:textId="57702099" w:rsidR="00DE746B" w:rsidRPr="00DE746B" w:rsidRDefault="00DE746B" w:rsidP="00DE746B">
            <w:pPr>
              <w:ind w:left="1038"/>
              <w:jc w:val="both"/>
              <w:rPr>
                <w:rFonts w:ascii="Times New Roman" w:eastAsia="Times New Roman" w:hAnsi="Times New Roman" w:cs="Times New Roman"/>
              </w:rPr>
            </w:pPr>
            <w:r>
              <w:rPr>
                <w:rFonts w:ascii="Arial" w:eastAsia="Arial" w:hAnsi="Arial" w:cs="Arial"/>
              </w:rPr>
              <w:t xml:space="preserve">Retour </w:t>
            </w:r>
            <w:r w:rsidR="00562350">
              <w:rPr>
                <w:rFonts w:ascii="Arial" w:eastAsia="Arial" w:hAnsi="Arial" w:cs="Arial"/>
              </w:rPr>
              <w:t>: 1</w:t>
            </w:r>
          </w:p>
        </w:tc>
      </w:tr>
      <w:tr w:rsidR="00DE746B" w14:paraId="4F4BF5B9" w14:textId="77777777" w:rsidTr="00562350">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286F4237" w14:textId="77777777" w:rsidR="00DE746B" w:rsidRDefault="00DE746B">
            <w:pPr>
              <w:ind w:left="40"/>
              <w:rPr>
                <w:color w:val="000000"/>
              </w:rPr>
            </w:pPr>
          </w:p>
        </w:tc>
      </w:tr>
      <w:tr w:rsidR="00DE746B" w14:paraId="076FEBD6" w14:textId="77777777" w:rsidTr="00562350">
        <w:trPr>
          <w:trHeight w:val="154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301E8776" w14:textId="77777777" w:rsidR="00DE746B" w:rsidRDefault="00DE746B">
            <w:pPr>
              <w:spacing w:before="120"/>
            </w:pPr>
            <w:r>
              <w:rPr>
                <w:rFonts w:ascii="Arial" w:eastAsia="Arial" w:hAnsi="Arial" w:cs="Arial"/>
                <w:b/>
                <w:i/>
              </w:rPr>
              <w:t>Contraintes non-fonctionnelles :</w:t>
            </w:r>
          </w:p>
          <w:p w14:paraId="1E3F77C3" w14:textId="77777777" w:rsidR="00DE746B" w:rsidRDefault="00DE746B" w:rsidP="00DE746B">
            <w:pPr>
              <w:numPr>
                <w:ilvl w:val="0"/>
                <w:numId w:val="13"/>
              </w:numPr>
              <w:spacing w:before="120" w:after="0" w:line="240" w:lineRule="auto"/>
              <w:ind w:left="781" w:hanging="360"/>
              <w:contextualSpacing/>
              <w:rPr>
                <w:i/>
              </w:rPr>
            </w:pPr>
            <w:r>
              <w:rPr>
                <w:rFonts w:ascii="Arial" w:eastAsia="Arial" w:hAnsi="Arial" w:cs="Arial"/>
                <w:i/>
              </w:rPr>
              <w:t>Les catégories seront créées en bloc au début puis peu modifiées par la suite.</w:t>
            </w:r>
          </w:p>
          <w:p w14:paraId="03E228AB" w14:textId="77777777" w:rsidR="00DE746B" w:rsidRDefault="00DE746B" w:rsidP="00DE746B">
            <w:pPr>
              <w:numPr>
                <w:ilvl w:val="0"/>
                <w:numId w:val="13"/>
              </w:numPr>
              <w:spacing w:after="0" w:line="240" w:lineRule="auto"/>
              <w:ind w:left="781" w:hanging="360"/>
              <w:contextualSpacing/>
              <w:rPr>
                <w:i/>
              </w:rPr>
            </w:pPr>
            <w:r>
              <w:rPr>
                <w:rFonts w:ascii="Arial" w:eastAsia="Arial" w:hAnsi="Arial" w:cs="Arial"/>
                <w:i/>
              </w:rPr>
              <w:t>Peu d'utilisateurs auront le droit de gérer les catégories d’artiste.</w:t>
            </w:r>
          </w:p>
          <w:p w14:paraId="163EDDC6" w14:textId="77777777" w:rsidR="00DE746B" w:rsidRDefault="00DE746B" w:rsidP="00DE746B">
            <w:pPr>
              <w:numPr>
                <w:ilvl w:val="0"/>
                <w:numId w:val="13"/>
              </w:numPr>
              <w:spacing w:after="0" w:line="240" w:lineRule="auto"/>
              <w:ind w:left="781" w:hanging="360"/>
              <w:contextualSpacing/>
              <w:rPr>
                <w:i/>
              </w:rPr>
            </w:pPr>
            <w:r>
              <w:rPr>
                <w:rFonts w:ascii="Arial" w:eastAsia="Arial" w:hAnsi="Arial" w:cs="Arial"/>
                <w:i/>
              </w:rPr>
              <w:t>En conséquence, peu de besoins d'aide et de documentation et ne pas complexifier cette fenêtre inutilement.</w:t>
            </w:r>
          </w:p>
          <w:p w14:paraId="04CEAA82" w14:textId="77777777" w:rsidR="00DE746B" w:rsidRDefault="00DE746B">
            <w:pPr>
              <w:spacing w:before="120"/>
              <w:rPr>
                <w:color w:val="000000"/>
              </w:rPr>
            </w:pPr>
          </w:p>
        </w:tc>
      </w:tr>
      <w:tr w:rsidR="00DE746B" w14:paraId="04DC498D" w14:textId="77777777" w:rsidTr="00562350">
        <w:trPr>
          <w:trHeight w:val="168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6BB72377" w14:textId="77777777" w:rsidR="00DE746B" w:rsidRDefault="00DE746B">
            <w:pPr>
              <w:spacing w:before="120"/>
            </w:pPr>
            <w:r>
              <w:rPr>
                <w:rFonts w:ascii="Arial" w:eastAsia="Arial" w:hAnsi="Arial" w:cs="Arial"/>
                <w:b/>
                <w:i/>
              </w:rPr>
              <w:t>Contraintes liées à l’IHM :</w:t>
            </w:r>
          </w:p>
          <w:p w14:paraId="6BD88B4E" w14:textId="77777777" w:rsidR="00DE746B" w:rsidRDefault="00DE746B" w:rsidP="00DE746B">
            <w:pPr>
              <w:numPr>
                <w:ilvl w:val="0"/>
                <w:numId w:val="13"/>
              </w:numPr>
              <w:spacing w:before="120" w:after="0" w:line="240" w:lineRule="auto"/>
              <w:ind w:left="781" w:hanging="360"/>
              <w:contextualSpacing/>
            </w:pPr>
            <w:r>
              <w:rPr>
                <w:rFonts w:ascii="Arial" w:eastAsia="Arial" w:hAnsi="Arial" w:cs="Arial"/>
                <w:i/>
              </w:rPr>
              <w:t>La fenêtre devra être pleine largeur et la hauteur ajustée au contenu</w:t>
            </w:r>
          </w:p>
          <w:p w14:paraId="6D6531EF" w14:textId="77777777" w:rsidR="00DE746B" w:rsidRDefault="00DE746B" w:rsidP="00DE746B">
            <w:pPr>
              <w:numPr>
                <w:ilvl w:val="0"/>
                <w:numId w:val="13"/>
              </w:numPr>
              <w:spacing w:after="0" w:line="240" w:lineRule="auto"/>
              <w:ind w:left="781" w:hanging="360"/>
              <w:contextualSpacing/>
            </w:pPr>
            <w:r>
              <w:rPr>
                <w:rFonts w:ascii="Arial" w:eastAsia="Arial" w:hAnsi="Arial" w:cs="Arial"/>
                <w:i/>
              </w:rPr>
              <w:t>Les boutons pour ajouter, modifier et supprimer sont désactivés si l’utilisateur n’a pas le droit d’ajouter, de modifier et de supprimer.</w:t>
            </w:r>
          </w:p>
          <w:p w14:paraId="5E398EBD" w14:textId="77777777" w:rsidR="00DE746B" w:rsidRDefault="00DE746B" w:rsidP="00DE746B">
            <w:pPr>
              <w:numPr>
                <w:ilvl w:val="0"/>
                <w:numId w:val="13"/>
              </w:numPr>
              <w:spacing w:after="0" w:line="240" w:lineRule="auto"/>
              <w:ind w:left="781" w:hanging="360"/>
              <w:contextualSpacing/>
            </w:pPr>
            <w:r>
              <w:rPr>
                <w:rFonts w:ascii="Arial" w:eastAsia="Arial" w:hAnsi="Arial" w:cs="Arial"/>
                <w:i/>
              </w:rPr>
              <w:t>Tri par nom des catégories d’artistes par défaut, sinon possibilité de modifier le tri en cliquant sur la colonne choisi.</w:t>
            </w:r>
          </w:p>
          <w:p w14:paraId="6125DEAC" w14:textId="77777777" w:rsidR="00DE746B" w:rsidRDefault="00DE746B">
            <w:pPr>
              <w:spacing w:before="120"/>
              <w:rPr>
                <w:color w:val="000000"/>
              </w:rPr>
            </w:pPr>
          </w:p>
        </w:tc>
      </w:tr>
      <w:tr w:rsidR="00DE746B" w14:paraId="26646EB1" w14:textId="77777777" w:rsidTr="00562350">
        <w:trPr>
          <w:trHeight w:val="2835"/>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11FE4A44" w14:textId="77777777" w:rsidR="00DE746B" w:rsidRDefault="00DE746B">
            <w:pPr>
              <w:spacing w:before="120"/>
            </w:pPr>
            <w:r>
              <w:rPr>
                <w:rFonts w:ascii="Arial" w:eastAsia="Arial" w:hAnsi="Arial" w:cs="Arial"/>
                <w:b/>
                <w:i/>
              </w:rPr>
              <w:t>Divers :</w:t>
            </w:r>
          </w:p>
          <w:p w14:paraId="6373D457" w14:textId="77777777" w:rsidR="00DE746B" w:rsidRDefault="00DE746B" w:rsidP="00DE746B">
            <w:pPr>
              <w:numPr>
                <w:ilvl w:val="0"/>
                <w:numId w:val="13"/>
              </w:numPr>
              <w:spacing w:before="120" w:after="0" w:line="240" w:lineRule="auto"/>
              <w:ind w:hanging="360"/>
              <w:contextualSpacing/>
              <w:rPr>
                <w:i/>
              </w:rPr>
            </w:pPr>
            <w:r>
              <w:rPr>
                <w:rFonts w:ascii="Arial" w:eastAsia="Arial" w:hAnsi="Arial" w:cs="Arial"/>
                <w:i/>
              </w:rPr>
              <w:t>Vérifier l’authentification, qui a le droit de modification, de lecture et d’écriture sur les catégories d’artiste</w:t>
            </w:r>
          </w:p>
          <w:p w14:paraId="6DA5EBF0"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Vérifier l’état du bouton Ajouter (désactiver ou activer) par rapport à l’authentification de l’utilisateur</w:t>
            </w:r>
          </w:p>
          <w:p w14:paraId="11594A54"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Vérifier la différence entre Rechercher et Filtre. Est-ce que la recherche souligne ou réactualise la grille par rapport aux catégories d’artiste recherchées</w:t>
            </w:r>
          </w:p>
          <w:p w14:paraId="298540F9"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En ce qui concerne le filtre il sera plus analyser l’automne prochain</w:t>
            </w:r>
          </w:p>
          <w:p w14:paraId="781A5CBB" w14:textId="77777777" w:rsidR="00DE746B" w:rsidRPr="00DE746B" w:rsidRDefault="00DE746B" w:rsidP="00DE746B">
            <w:pPr>
              <w:numPr>
                <w:ilvl w:val="0"/>
                <w:numId w:val="13"/>
              </w:numPr>
              <w:spacing w:after="0" w:line="240" w:lineRule="auto"/>
              <w:ind w:hanging="360"/>
              <w:contextualSpacing/>
              <w:rPr>
                <w:i/>
              </w:rPr>
            </w:pPr>
            <w:r>
              <w:rPr>
                <w:rFonts w:ascii="Arial" w:eastAsia="Arial" w:hAnsi="Arial" w:cs="Arial"/>
                <w:i/>
              </w:rPr>
              <w:t>Filtre à voir dépendamment du temps, budget, énergie, etc.</w:t>
            </w:r>
          </w:p>
        </w:tc>
      </w:tr>
    </w:tbl>
    <w:p w14:paraId="75F74068" w14:textId="77777777" w:rsidR="00DE746B" w:rsidRDefault="00DE746B">
      <w:pPr>
        <w:rPr>
          <w:lang w:eastAsia="fr-FR"/>
        </w:rPr>
      </w:pPr>
      <w:bookmarkStart w:id="24" w:name="h.30j0zll"/>
      <w:bookmarkEnd w:id="24"/>
    </w:p>
    <w:p w14:paraId="296EDA42" w14:textId="77777777" w:rsidR="00DE746B" w:rsidRDefault="00DE746B" w:rsidP="00DE746B">
      <w:pPr>
        <w:tabs>
          <w:tab w:val="right" w:pos="10065"/>
        </w:tabs>
        <w:jc w:val="both"/>
      </w:pPr>
    </w:p>
    <w:tbl>
      <w:tblPr>
        <w:tblW w:w="101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4"/>
        <w:gridCol w:w="2837"/>
        <w:gridCol w:w="2387"/>
      </w:tblGrid>
      <w:tr w:rsidR="00DE746B" w14:paraId="52872F80"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1CB7CEDA" w14:textId="77777777" w:rsidR="00DE746B" w:rsidRDefault="00DE746B">
            <w:pPr>
              <w:ind w:left="40"/>
              <w:rPr>
                <w:color w:val="000000"/>
              </w:rPr>
            </w:pPr>
          </w:p>
        </w:tc>
      </w:tr>
      <w:tr w:rsidR="00DE746B" w14:paraId="2A2A04F8" w14:textId="77777777" w:rsidTr="00DE746B">
        <w:trPr>
          <w:trHeight w:val="700"/>
          <w:jc w:val="center"/>
        </w:trPr>
        <w:tc>
          <w:tcPr>
            <w:tcW w:w="7796" w:type="dxa"/>
            <w:gridSpan w:val="2"/>
            <w:tcBorders>
              <w:top w:val="single" w:sz="4" w:space="0" w:color="000000"/>
              <w:left w:val="single" w:sz="4" w:space="0" w:color="000000"/>
              <w:bottom w:val="single" w:sz="4" w:space="0" w:color="000000"/>
              <w:right w:val="single" w:sz="4" w:space="0" w:color="000000"/>
            </w:tcBorders>
            <w:vAlign w:val="center"/>
            <w:hideMark/>
          </w:tcPr>
          <w:p w14:paraId="27362515" w14:textId="77777777" w:rsidR="00DE746B" w:rsidRDefault="00DE746B">
            <w:pPr>
              <w:spacing w:before="120"/>
              <w:rPr>
                <w:color w:val="000000"/>
              </w:rPr>
            </w:pPr>
            <w:r>
              <w:rPr>
                <w:rFonts w:ascii="Arial" w:eastAsia="Arial" w:hAnsi="Arial" w:cs="Arial"/>
                <w:b/>
                <w:i/>
              </w:rPr>
              <w:t xml:space="preserve">Titre du cas d’utilisation : </w:t>
            </w:r>
            <w:r w:rsidRPr="00DE746B">
              <w:rPr>
                <w:rStyle w:val="Titre2Car"/>
              </w:rPr>
              <w:t>Ajouter une catégorie d’artiste</w:t>
            </w:r>
          </w:p>
        </w:tc>
        <w:tc>
          <w:tcPr>
            <w:tcW w:w="2386" w:type="dxa"/>
            <w:tcBorders>
              <w:top w:val="single" w:sz="4" w:space="0" w:color="000000"/>
              <w:left w:val="single" w:sz="4" w:space="0" w:color="000000"/>
              <w:bottom w:val="single" w:sz="4" w:space="0" w:color="000000"/>
              <w:right w:val="single" w:sz="4" w:space="0" w:color="000000"/>
            </w:tcBorders>
            <w:vAlign w:val="center"/>
            <w:hideMark/>
          </w:tcPr>
          <w:p w14:paraId="63395977" w14:textId="790CB14D" w:rsidR="00DE746B" w:rsidRDefault="00DE746B">
            <w:pPr>
              <w:spacing w:before="120"/>
              <w:ind w:left="38"/>
              <w:rPr>
                <w:color w:val="000000"/>
              </w:rPr>
            </w:pPr>
            <w:r>
              <w:rPr>
                <w:rFonts w:ascii="Arial" w:eastAsia="Arial" w:hAnsi="Arial" w:cs="Arial"/>
                <w:b/>
                <w:i/>
              </w:rPr>
              <w:t>Numéro:</w:t>
            </w:r>
          </w:p>
        </w:tc>
      </w:tr>
      <w:tr w:rsidR="00DE746B" w14:paraId="048DFFB3"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290D76A9" w14:textId="77777777" w:rsidR="00DE746B" w:rsidRDefault="00DE746B">
            <w:pPr>
              <w:ind w:left="40"/>
              <w:rPr>
                <w:color w:val="000000"/>
              </w:rPr>
            </w:pPr>
          </w:p>
        </w:tc>
      </w:tr>
      <w:tr w:rsidR="00DE746B" w14:paraId="7F0EF7D1" w14:textId="77777777" w:rsidTr="00DE746B">
        <w:trPr>
          <w:trHeight w:val="96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56972262" w14:textId="77777777" w:rsidR="00DE746B" w:rsidRDefault="00DE746B">
            <w:pPr>
              <w:spacing w:before="120"/>
              <w:rPr>
                <w:color w:val="000000"/>
              </w:rPr>
            </w:pPr>
            <w:r>
              <w:rPr>
                <w:rFonts w:ascii="Arial" w:eastAsia="Arial" w:hAnsi="Arial" w:cs="Arial"/>
                <w:b/>
                <w:i/>
              </w:rPr>
              <w:t>Description : Permet de créer une catégorie d’artiste</w:t>
            </w:r>
          </w:p>
        </w:tc>
      </w:tr>
      <w:tr w:rsidR="00DE746B" w14:paraId="278F1002" w14:textId="77777777" w:rsidTr="00DE746B">
        <w:trPr>
          <w:trHeight w:val="5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7C46148B" w14:textId="77777777" w:rsidR="00DE746B" w:rsidRDefault="00DE746B">
            <w:pPr>
              <w:spacing w:before="120"/>
              <w:rPr>
                <w:color w:val="000000"/>
              </w:rPr>
            </w:pPr>
            <w:r>
              <w:rPr>
                <w:rFonts w:ascii="Arial" w:eastAsia="Arial" w:hAnsi="Arial" w:cs="Arial"/>
                <w:b/>
                <w:i/>
              </w:rPr>
              <w:t>Acteur primaire: Gestionnaire</w:t>
            </w:r>
          </w:p>
        </w:tc>
      </w:tr>
      <w:tr w:rsidR="00DE746B" w14:paraId="7F12FCF8" w14:textId="77777777" w:rsidTr="00DE746B">
        <w:trPr>
          <w:trHeight w:val="5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3665EBC7" w14:textId="77777777" w:rsidR="00DE746B" w:rsidRDefault="00DE746B">
            <w:pPr>
              <w:spacing w:before="120"/>
              <w:rPr>
                <w:color w:val="000000"/>
              </w:rPr>
            </w:pPr>
            <w:r>
              <w:rPr>
                <w:rFonts w:ascii="Arial" w:eastAsia="Arial" w:hAnsi="Arial" w:cs="Arial"/>
                <w:b/>
                <w:i/>
              </w:rPr>
              <w:t>Acteur secondaire : Réceptionniste</w:t>
            </w:r>
          </w:p>
        </w:tc>
      </w:tr>
      <w:tr w:rsidR="00DE746B" w14:paraId="07F0ACD1" w14:textId="77777777" w:rsidTr="00DE746B">
        <w:trPr>
          <w:trHeight w:val="520"/>
          <w:jc w:val="center"/>
        </w:trPr>
        <w:tc>
          <w:tcPr>
            <w:tcW w:w="4961" w:type="dxa"/>
            <w:tcBorders>
              <w:top w:val="single" w:sz="4" w:space="0" w:color="000000"/>
              <w:left w:val="single" w:sz="4" w:space="0" w:color="000000"/>
              <w:bottom w:val="single" w:sz="4" w:space="0" w:color="000000"/>
              <w:right w:val="single" w:sz="4" w:space="0" w:color="000000"/>
            </w:tcBorders>
            <w:hideMark/>
          </w:tcPr>
          <w:p w14:paraId="167FA178" w14:textId="77777777" w:rsidR="00DE746B" w:rsidRDefault="00DE746B">
            <w:pPr>
              <w:spacing w:before="120"/>
              <w:rPr>
                <w:color w:val="000000"/>
              </w:rPr>
            </w:pPr>
            <w:r>
              <w:rPr>
                <w:rFonts w:ascii="Arial" w:eastAsia="Arial" w:hAnsi="Arial" w:cs="Arial"/>
                <w:b/>
                <w:i/>
              </w:rPr>
              <w:t>Date de création : 05/042016</w:t>
            </w:r>
          </w:p>
        </w:tc>
        <w:tc>
          <w:tcPr>
            <w:tcW w:w="5221" w:type="dxa"/>
            <w:gridSpan w:val="2"/>
            <w:tcBorders>
              <w:top w:val="single" w:sz="4" w:space="0" w:color="000000"/>
              <w:left w:val="single" w:sz="4" w:space="0" w:color="000000"/>
              <w:bottom w:val="single" w:sz="4" w:space="0" w:color="000000"/>
              <w:right w:val="single" w:sz="4" w:space="0" w:color="000000"/>
            </w:tcBorders>
            <w:hideMark/>
          </w:tcPr>
          <w:p w14:paraId="3962374F" w14:textId="77777777" w:rsidR="00DE746B" w:rsidRDefault="00DE746B">
            <w:pPr>
              <w:spacing w:before="120"/>
              <w:rPr>
                <w:color w:val="000000"/>
              </w:rPr>
            </w:pPr>
            <w:r>
              <w:rPr>
                <w:rFonts w:ascii="Arial" w:eastAsia="Arial" w:hAnsi="Arial" w:cs="Arial"/>
                <w:b/>
                <w:i/>
              </w:rPr>
              <w:t>Date de modification :</w:t>
            </w:r>
          </w:p>
        </w:tc>
      </w:tr>
      <w:tr w:rsidR="00DE746B" w14:paraId="16B3B8BF" w14:textId="77777777" w:rsidTr="00DE746B">
        <w:trPr>
          <w:trHeight w:val="520"/>
          <w:jc w:val="center"/>
        </w:trPr>
        <w:tc>
          <w:tcPr>
            <w:tcW w:w="4961" w:type="dxa"/>
            <w:tcBorders>
              <w:top w:val="single" w:sz="4" w:space="0" w:color="000000"/>
              <w:left w:val="single" w:sz="4" w:space="0" w:color="000000"/>
              <w:bottom w:val="single" w:sz="4" w:space="0" w:color="000000"/>
              <w:right w:val="single" w:sz="4" w:space="0" w:color="000000"/>
            </w:tcBorders>
            <w:hideMark/>
          </w:tcPr>
          <w:p w14:paraId="37227C9B" w14:textId="77777777" w:rsidR="00DE746B" w:rsidRDefault="00DE746B">
            <w:pPr>
              <w:spacing w:before="120"/>
              <w:rPr>
                <w:color w:val="000000"/>
              </w:rPr>
            </w:pPr>
            <w:r>
              <w:rPr>
                <w:rFonts w:ascii="Arial" w:eastAsia="Arial" w:hAnsi="Arial" w:cs="Arial"/>
                <w:b/>
                <w:i/>
              </w:rPr>
              <w:t>Version : 1.0</w:t>
            </w:r>
          </w:p>
        </w:tc>
        <w:tc>
          <w:tcPr>
            <w:tcW w:w="5221" w:type="dxa"/>
            <w:gridSpan w:val="2"/>
            <w:tcBorders>
              <w:top w:val="single" w:sz="4" w:space="0" w:color="000000"/>
              <w:left w:val="single" w:sz="4" w:space="0" w:color="000000"/>
              <w:bottom w:val="single" w:sz="4" w:space="0" w:color="000000"/>
              <w:right w:val="single" w:sz="4" w:space="0" w:color="000000"/>
            </w:tcBorders>
            <w:hideMark/>
          </w:tcPr>
          <w:p w14:paraId="4113265E" w14:textId="628F686D" w:rsidR="00DE746B" w:rsidRDefault="00DE746B" w:rsidP="00FA31F8">
            <w:pPr>
              <w:spacing w:before="120"/>
              <w:rPr>
                <w:color w:val="000000"/>
              </w:rPr>
            </w:pPr>
            <w:r>
              <w:rPr>
                <w:rFonts w:ascii="Arial" w:eastAsia="Arial" w:hAnsi="Arial" w:cs="Arial"/>
                <w:b/>
                <w:i/>
              </w:rPr>
              <w:t xml:space="preserve">Responsable : </w:t>
            </w:r>
            <w:r w:rsidR="00FA31F8">
              <w:rPr>
                <w:rFonts w:ascii="Arial" w:eastAsia="Arial" w:hAnsi="Arial" w:cs="Arial"/>
                <w:b/>
                <w:i/>
              </w:rPr>
              <w:t>Pierre-Alexandre Pageau</w:t>
            </w:r>
          </w:p>
        </w:tc>
      </w:tr>
      <w:tr w:rsidR="00DE746B" w14:paraId="65BA8D2C" w14:textId="77777777" w:rsidTr="00DE746B">
        <w:trPr>
          <w:trHeight w:val="18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07C32DA3" w14:textId="77777777" w:rsidR="00DE746B" w:rsidRDefault="00DE746B">
            <w:pPr>
              <w:ind w:left="40"/>
              <w:rPr>
                <w:color w:val="000000"/>
              </w:rPr>
            </w:pPr>
          </w:p>
        </w:tc>
      </w:tr>
      <w:tr w:rsidR="00DE746B" w14:paraId="16829B25" w14:textId="77777777" w:rsidTr="00DE746B">
        <w:trPr>
          <w:trHeight w:val="108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40C6AB59" w14:textId="77777777" w:rsidR="00DE746B" w:rsidRDefault="00DE746B">
            <w:pPr>
              <w:widowControl w:val="0"/>
              <w:tabs>
                <w:tab w:val="left" w:pos="460"/>
              </w:tabs>
              <w:spacing w:before="21"/>
              <w:ind w:right="91"/>
              <w:jc w:val="both"/>
            </w:pPr>
            <w:r>
              <w:rPr>
                <w:rFonts w:ascii="Arial" w:eastAsia="Arial" w:hAnsi="Arial" w:cs="Arial"/>
                <w:b/>
                <w:i/>
              </w:rPr>
              <w:t>Préconditions :</w:t>
            </w:r>
            <w:r>
              <w:rPr>
                <w:rFonts w:ascii="Verdana" w:eastAsia="Verdana" w:hAnsi="Verdana" w:cs="Verdana"/>
              </w:rPr>
              <w:t xml:space="preserve"> </w:t>
            </w:r>
          </w:p>
          <w:p w14:paraId="20A8516C" w14:textId="77777777" w:rsidR="00DE746B" w:rsidRDefault="00DE746B" w:rsidP="00DE746B">
            <w:pPr>
              <w:numPr>
                <w:ilvl w:val="0"/>
                <w:numId w:val="15"/>
              </w:numPr>
              <w:spacing w:before="120" w:after="0" w:line="240" w:lineRule="auto"/>
              <w:ind w:left="781" w:hanging="360"/>
              <w:contextualSpacing/>
              <w:rPr>
                <w:i/>
              </w:rPr>
            </w:pPr>
            <w:r>
              <w:rPr>
                <w:rFonts w:ascii="Arial" w:eastAsia="Arial" w:hAnsi="Arial" w:cs="Arial"/>
                <w:i/>
              </w:rPr>
              <w:t>Être authentifié avec le droit de création pour catégorie d’artiste</w:t>
            </w:r>
          </w:p>
          <w:p w14:paraId="744858C6" w14:textId="77777777" w:rsidR="00DE746B" w:rsidRDefault="00DE746B">
            <w:pPr>
              <w:widowControl w:val="0"/>
              <w:tabs>
                <w:tab w:val="left" w:pos="460"/>
              </w:tabs>
              <w:spacing w:before="21"/>
              <w:ind w:right="91"/>
              <w:jc w:val="both"/>
              <w:rPr>
                <w:color w:val="000000"/>
              </w:rPr>
            </w:pPr>
          </w:p>
        </w:tc>
      </w:tr>
      <w:tr w:rsidR="00DE746B" w14:paraId="63F3C28F" w14:textId="77777777" w:rsidTr="00DE746B">
        <w:trPr>
          <w:trHeight w:val="9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2B868D9E" w14:textId="300A20E7" w:rsidR="00DE746B" w:rsidRDefault="00DE746B">
            <w:pPr>
              <w:spacing w:before="120"/>
              <w:rPr>
                <w:color w:val="000000"/>
              </w:rPr>
            </w:pPr>
            <w:r>
              <w:rPr>
                <w:rFonts w:ascii="Arial" w:eastAsia="Arial" w:hAnsi="Arial" w:cs="Arial"/>
                <w:b/>
                <w:i/>
              </w:rPr>
              <w:t>Déclencheur </w:t>
            </w:r>
            <w:r w:rsidR="00562350">
              <w:rPr>
                <w:rFonts w:ascii="Arial" w:eastAsia="Arial" w:hAnsi="Arial" w:cs="Arial"/>
                <w:b/>
                <w:i/>
              </w:rPr>
              <w:t xml:space="preserve">: </w:t>
            </w:r>
            <w:r w:rsidR="00562350" w:rsidRPr="008F19BE">
              <w:rPr>
                <w:rFonts w:ascii="Arial" w:hAnsi="Arial" w:cs="Arial"/>
                <w:i/>
              </w:rPr>
              <w:t>L’utilisateur</w:t>
            </w:r>
            <w:r>
              <w:rPr>
                <w:rFonts w:ascii="Arial" w:hAnsi="Arial" w:cs="Arial"/>
                <w:i/>
              </w:rPr>
              <w:t xml:space="preserve"> désire ajouter une catégorie à partir de "Gérer les catégories" ou à partir de la fenêtre de détail "Artiste"</w:t>
            </w:r>
          </w:p>
        </w:tc>
      </w:tr>
      <w:tr w:rsidR="00DE746B" w14:paraId="42C4AF38" w14:textId="77777777" w:rsidTr="00DE746B">
        <w:trPr>
          <w:trHeight w:val="3566"/>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97BD1D3" w14:textId="77777777" w:rsidR="00DE746B" w:rsidRDefault="00DE746B">
            <w:pPr>
              <w:widowControl w:val="0"/>
              <w:tabs>
                <w:tab w:val="left" w:pos="460"/>
              </w:tabs>
              <w:spacing w:before="21"/>
              <w:ind w:right="88"/>
              <w:jc w:val="both"/>
            </w:pPr>
            <w:r>
              <w:rPr>
                <w:rFonts w:ascii="Arial" w:eastAsia="Arial" w:hAnsi="Arial" w:cs="Arial"/>
                <w:b/>
                <w:i/>
              </w:rPr>
              <w:t>Processus nominal :</w:t>
            </w:r>
            <w:r>
              <w:rPr>
                <w:rFonts w:ascii="Verdana" w:eastAsia="Verdana" w:hAnsi="Verdana" w:cs="Verdana"/>
              </w:rPr>
              <w:t xml:space="preserve"> </w:t>
            </w:r>
          </w:p>
          <w:p w14:paraId="3E2D5861" w14:textId="77777777" w:rsidR="00DE746B" w:rsidRDefault="00DE746B">
            <w:pPr>
              <w:widowControl w:val="0"/>
              <w:tabs>
                <w:tab w:val="left" w:pos="460"/>
              </w:tabs>
              <w:spacing w:before="21"/>
              <w:ind w:right="88"/>
              <w:jc w:val="both"/>
            </w:pPr>
          </w:p>
          <w:p w14:paraId="6CA45B13" w14:textId="77777777" w:rsidR="00DE746B" w:rsidRDefault="00DE746B" w:rsidP="00DE746B">
            <w:pPr>
              <w:widowControl w:val="0"/>
              <w:numPr>
                <w:ilvl w:val="0"/>
                <w:numId w:val="16"/>
              </w:numPr>
              <w:tabs>
                <w:tab w:val="left" w:pos="460"/>
              </w:tabs>
              <w:spacing w:before="21"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la fenêtre de détail de catégorie d’artiste.</w:t>
            </w:r>
          </w:p>
          <w:p w14:paraId="7846DFEF"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ajoute le nom et la description de la catégorie d’artiste</w:t>
            </w:r>
          </w:p>
          <w:p w14:paraId="5209D3BA"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enregistre la catégorie d’artiste</w:t>
            </w:r>
          </w:p>
          <w:p w14:paraId="5E0C62CE"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un message de confirmation d'enregistrement</w:t>
            </w:r>
          </w:p>
          <w:p w14:paraId="1C3769AE"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confirme l’enregistrement</w:t>
            </w:r>
          </w:p>
          <w:p w14:paraId="14DE00D2"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Le système enregistre les données</w:t>
            </w:r>
          </w:p>
          <w:p w14:paraId="23D22C24"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Le système ferme la fenêtre</w:t>
            </w:r>
          </w:p>
          <w:p w14:paraId="50F42F3A" w14:textId="77777777" w:rsidR="00DE746B" w:rsidRDefault="00DE746B">
            <w:pPr>
              <w:spacing w:before="120"/>
              <w:rPr>
                <w:color w:val="000000"/>
              </w:rPr>
            </w:pPr>
            <w:r>
              <w:rPr>
                <w:rFonts w:ascii="Arial" w:eastAsia="Arial" w:hAnsi="Arial" w:cs="Arial"/>
                <w:b/>
                <w:i/>
              </w:rPr>
              <w:t xml:space="preserve"> </w:t>
            </w:r>
          </w:p>
        </w:tc>
      </w:tr>
      <w:tr w:rsidR="00DE746B" w14:paraId="62FDA119" w14:textId="77777777" w:rsidTr="00DE746B">
        <w:trPr>
          <w:trHeight w:val="1689"/>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0E82C772" w14:textId="77777777" w:rsidR="00DE746B" w:rsidRDefault="00DE746B">
            <w:pPr>
              <w:spacing w:before="120"/>
            </w:pPr>
            <w:r>
              <w:rPr>
                <w:rFonts w:ascii="Arial" w:eastAsia="Arial" w:hAnsi="Arial" w:cs="Arial"/>
                <w:b/>
                <w:i/>
              </w:rPr>
              <w:lastRenderedPageBreak/>
              <w:t xml:space="preserve">Arrêt : </w:t>
            </w:r>
          </w:p>
          <w:p w14:paraId="4A2A1A8F"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 cas se termine quand toutes les informations ont été ajoutées.</w:t>
            </w:r>
          </w:p>
          <w:p w14:paraId="4C49B7FD"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 cas peut être arrêté à tout moment à la suite de l’annulation</w:t>
            </w:r>
          </w:p>
          <w:p w14:paraId="43244F29" w14:textId="77777777" w:rsidR="00DE746B" w:rsidRDefault="00DE746B">
            <w:pPr>
              <w:spacing w:before="120"/>
              <w:rPr>
                <w:color w:val="000000"/>
              </w:rPr>
            </w:pPr>
          </w:p>
        </w:tc>
      </w:tr>
      <w:tr w:rsidR="00DE746B" w14:paraId="11D9964A" w14:textId="77777777" w:rsidTr="00DE746B">
        <w:trPr>
          <w:trHeight w:val="2678"/>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371A27AE" w14:textId="77777777" w:rsidR="00DE746B" w:rsidRDefault="00DE746B">
            <w:pPr>
              <w:widowControl w:val="0"/>
              <w:tabs>
                <w:tab w:val="left" w:pos="460"/>
              </w:tabs>
              <w:spacing w:before="42"/>
              <w:ind w:right="-20"/>
            </w:pPr>
            <w:r>
              <w:rPr>
                <w:rFonts w:ascii="Arial" w:eastAsia="Arial" w:hAnsi="Arial" w:cs="Arial"/>
                <w:b/>
                <w:i/>
              </w:rPr>
              <w:t>PostConditions :</w:t>
            </w:r>
            <w:r>
              <w:rPr>
                <w:rFonts w:ascii="Verdana" w:eastAsia="Verdana" w:hAnsi="Verdana" w:cs="Verdana"/>
              </w:rPr>
              <w:t xml:space="preserve"> </w:t>
            </w:r>
          </w:p>
          <w:p w14:paraId="017111C3"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catégorie est ajoutée dans la base de données</w:t>
            </w:r>
          </w:p>
          <w:p w14:paraId="69C30741"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nouvelle catégorie est affichée dans la fenêtre sommaire et est automatiquement sélectionnée</w:t>
            </w:r>
          </w:p>
          <w:p w14:paraId="79FA4943" w14:textId="77777777" w:rsidR="00DE746B" w:rsidRDefault="00DE746B" w:rsidP="00DE746B">
            <w:pPr>
              <w:pStyle w:val="Paragraphedeliste"/>
              <w:numPr>
                <w:ilvl w:val="0"/>
                <w:numId w:val="9"/>
              </w:numPr>
              <w:spacing w:before="120" w:after="0" w:line="240" w:lineRule="auto"/>
              <w:ind w:left="781"/>
              <w:rPr>
                <w:rFonts w:ascii="Arial" w:eastAsia="Arial" w:hAnsi="Arial" w:cs="Arial"/>
                <w:i/>
                <w:color w:val="000000"/>
              </w:rPr>
            </w:pPr>
            <w:r>
              <w:rPr>
                <w:rFonts w:ascii="Arial" w:hAnsi="Arial" w:cs="Arial"/>
                <w:i/>
                <w:color w:val="000000"/>
              </w:rPr>
              <w:t>Si le cas se termine par une annulation, on devra être positionné sur le premier élément de la fenêtre sommaire "Gérer les catégories d'artiste"</w:t>
            </w:r>
          </w:p>
        </w:tc>
      </w:tr>
      <w:tr w:rsidR="00DE746B" w14:paraId="0D18FA0B" w14:textId="77777777" w:rsidTr="00DE746B">
        <w:trPr>
          <w:trHeight w:val="16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63674D9A" w14:textId="77777777" w:rsidR="00DE746B" w:rsidRDefault="00DE746B">
            <w:pPr>
              <w:ind w:left="40"/>
              <w:rPr>
                <w:color w:val="000000"/>
              </w:rPr>
            </w:pPr>
          </w:p>
        </w:tc>
      </w:tr>
      <w:tr w:rsidR="00DE746B" w14:paraId="7F3E49A2" w14:textId="77777777" w:rsidTr="00DE746B">
        <w:trPr>
          <w:trHeight w:val="1055"/>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23D3D75" w14:textId="77777777" w:rsidR="00DE746B" w:rsidRDefault="00DE746B" w:rsidP="00DE746B">
            <w:pPr>
              <w:spacing w:before="120"/>
            </w:pPr>
            <w:r>
              <w:rPr>
                <w:rFonts w:ascii="Arial" w:eastAsia="Arial" w:hAnsi="Arial" w:cs="Arial"/>
                <w:b/>
                <w:i/>
              </w:rPr>
              <w:t xml:space="preserve">Exceptions/Extensions: </w:t>
            </w:r>
          </w:p>
          <w:p w14:paraId="526B7397" w14:textId="77777777" w:rsidR="00DE746B" w:rsidRPr="00DE746B" w:rsidRDefault="00DE746B" w:rsidP="00DE746B">
            <w:pPr>
              <w:ind w:left="1038"/>
              <w:jc w:val="both"/>
            </w:pPr>
            <w:r>
              <w:rPr>
                <w:rFonts w:ascii="Arial" w:eastAsia="Arial" w:hAnsi="Arial" w:cs="Arial"/>
                <w:b/>
              </w:rPr>
              <w:t>Aucune</w:t>
            </w:r>
          </w:p>
        </w:tc>
      </w:tr>
      <w:tr w:rsidR="00DE746B" w14:paraId="680C375E" w14:textId="77777777" w:rsidTr="00DE746B">
        <w:trPr>
          <w:trHeight w:val="452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39BCDA1" w14:textId="77777777" w:rsidR="00DE746B" w:rsidRDefault="00DE746B">
            <w:pPr>
              <w:spacing w:before="120"/>
            </w:pPr>
            <w:r>
              <w:rPr>
                <w:rFonts w:ascii="Arial" w:eastAsia="Arial" w:hAnsi="Arial" w:cs="Arial"/>
                <w:b/>
                <w:i/>
              </w:rPr>
              <w:t>Scénarios Alternatifs:</w:t>
            </w:r>
          </w:p>
          <w:p w14:paraId="5B2C640A" w14:textId="77777777" w:rsidR="00DE746B" w:rsidRDefault="00DE746B">
            <w:pPr>
              <w:ind w:left="1038"/>
              <w:jc w:val="both"/>
            </w:pPr>
          </w:p>
          <w:p w14:paraId="5106C992" w14:textId="77777777" w:rsidR="00DE746B" w:rsidRDefault="00DE746B">
            <w:pPr>
              <w:ind w:left="708"/>
              <w:jc w:val="both"/>
            </w:pPr>
            <w:r>
              <w:rPr>
                <w:rFonts w:ascii="Arial" w:eastAsia="Arial" w:hAnsi="Arial" w:cs="Arial"/>
                <w:b/>
              </w:rPr>
              <w:t xml:space="preserve">A1 </w:t>
            </w:r>
            <w:r>
              <w:rPr>
                <w:rFonts w:ascii="Arial" w:eastAsia="Arial" w:hAnsi="Arial" w:cs="Arial"/>
              </w:rPr>
              <w:t>:</w:t>
            </w:r>
            <w:r>
              <w:rPr>
                <w:rFonts w:ascii="Arial" w:eastAsia="Arial" w:hAnsi="Arial" w:cs="Arial"/>
                <w:b/>
              </w:rPr>
              <w:t xml:space="preserve"> </w:t>
            </w:r>
            <w:r>
              <w:rPr>
                <w:rFonts w:ascii="Arial" w:hAnsi="Arial" w:cs="Arial"/>
                <w:b/>
              </w:rPr>
              <w:t>Consulter une catégorie d’artiste.</w:t>
            </w:r>
          </w:p>
          <w:p w14:paraId="0C6FBC23" w14:textId="77777777" w:rsidR="00DE746B" w:rsidRDefault="00DE746B">
            <w:pPr>
              <w:ind w:left="1038"/>
              <w:jc w:val="both"/>
            </w:pPr>
            <w:r>
              <w:rPr>
                <w:rFonts w:ascii="Arial" w:eastAsia="Arial" w:hAnsi="Arial" w:cs="Arial"/>
              </w:rPr>
              <w:t>Début:1</w:t>
            </w:r>
          </w:p>
          <w:p w14:paraId="359132E1" w14:textId="77777777" w:rsidR="00DE746B" w:rsidRDefault="00DE746B" w:rsidP="00DE746B">
            <w:pPr>
              <w:pStyle w:val="Paragraphedeliste"/>
              <w:numPr>
                <w:ilvl w:val="0"/>
                <w:numId w:val="17"/>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1E59A301" w14:textId="77777777" w:rsidR="00DE746B" w:rsidRDefault="00DE746B" w:rsidP="00DE746B">
            <w:pPr>
              <w:numPr>
                <w:ilvl w:val="0"/>
                <w:numId w:val="17"/>
              </w:numPr>
              <w:tabs>
                <w:tab w:val="left" w:pos="1489"/>
              </w:tabs>
              <w:spacing w:after="0" w:line="240" w:lineRule="auto"/>
              <w:ind w:left="1489" w:hanging="425"/>
              <w:contextualSpacing/>
              <w:jc w:val="both"/>
              <w:rPr>
                <w:rFonts w:ascii="Arial" w:eastAsia="Arial" w:hAnsi="Arial" w:cs="Arial"/>
                <w:color w:val="000000"/>
              </w:rPr>
            </w:pPr>
            <w:r>
              <w:rPr>
                <w:rFonts w:ascii="Arial" w:eastAsia="Arial" w:hAnsi="Arial" w:cs="Arial"/>
              </w:rPr>
              <w:t>La réceptionniste peut consulter la catégorie d’artiste.</w:t>
            </w:r>
          </w:p>
          <w:p w14:paraId="6FCF18DB" w14:textId="77777777" w:rsidR="00DE746B" w:rsidRDefault="00DE746B" w:rsidP="00DE746B">
            <w:pPr>
              <w:numPr>
                <w:ilvl w:val="0"/>
                <w:numId w:val="17"/>
              </w:numPr>
              <w:tabs>
                <w:tab w:val="left" w:pos="1489"/>
              </w:tabs>
              <w:spacing w:after="0" w:line="240" w:lineRule="auto"/>
              <w:ind w:left="1489" w:hanging="425"/>
              <w:contextualSpacing/>
              <w:jc w:val="both"/>
              <w:rPr>
                <w:rFonts w:ascii="Arial" w:eastAsia="Arial" w:hAnsi="Arial" w:cs="Arial"/>
              </w:rPr>
            </w:pPr>
            <w:r>
              <w:rPr>
                <w:rFonts w:ascii="Arial" w:eastAsia="Arial" w:hAnsi="Arial" w:cs="Arial"/>
              </w:rPr>
              <w:t>La réceptionniste choisit d’annuler.</w:t>
            </w:r>
          </w:p>
          <w:p w14:paraId="76F96BF0" w14:textId="16FBE35B" w:rsidR="00DE746B" w:rsidRDefault="00DE746B">
            <w:pPr>
              <w:ind w:left="1038"/>
              <w:jc w:val="both"/>
              <w:rPr>
                <w:rFonts w:ascii="Times New Roman" w:eastAsia="Times New Roman" w:hAnsi="Times New Roman" w:cs="Times New Roman"/>
              </w:rPr>
            </w:pPr>
            <w:r>
              <w:rPr>
                <w:rFonts w:ascii="Arial" w:eastAsia="Arial" w:hAnsi="Arial" w:cs="Arial"/>
              </w:rPr>
              <w:t xml:space="preserve">Retour </w:t>
            </w:r>
            <w:r w:rsidR="00562350">
              <w:rPr>
                <w:rFonts w:ascii="Arial" w:eastAsia="Arial" w:hAnsi="Arial" w:cs="Arial"/>
              </w:rPr>
              <w:t>: 7</w:t>
            </w:r>
          </w:p>
          <w:p w14:paraId="59AEC30F" w14:textId="77777777" w:rsidR="00DE746B" w:rsidRDefault="00DE746B">
            <w:pPr>
              <w:jc w:val="both"/>
            </w:pPr>
          </w:p>
          <w:p w14:paraId="207DED71" w14:textId="77777777" w:rsidR="00DE746B" w:rsidRDefault="00DE746B">
            <w:pPr>
              <w:ind w:left="708"/>
              <w:jc w:val="both"/>
            </w:pPr>
            <w:r>
              <w:rPr>
                <w:rFonts w:ascii="Arial" w:eastAsia="Arial" w:hAnsi="Arial" w:cs="Arial"/>
                <w:b/>
              </w:rPr>
              <w:t xml:space="preserve">A2 </w:t>
            </w:r>
            <w:r>
              <w:rPr>
                <w:rFonts w:ascii="Arial" w:eastAsia="Arial" w:hAnsi="Arial" w:cs="Arial"/>
              </w:rPr>
              <w:t>:</w:t>
            </w:r>
            <w:r>
              <w:rPr>
                <w:rFonts w:ascii="Arial" w:eastAsia="Arial" w:hAnsi="Arial" w:cs="Arial"/>
                <w:b/>
              </w:rPr>
              <w:t xml:space="preserve"> </w:t>
            </w:r>
            <w:r>
              <w:rPr>
                <w:rFonts w:ascii="Arial" w:hAnsi="Arial" w:cs="Arial"/>
                <w:b/>
              </w:rPr>
              <w:t>Supprimer une catégorie d'artiste.</w:t>
            </w:r>
          </w:p>
          <w:p w14:paraId="1A0ADD79" w14:textId="77777777" w:rsidR="00DE746B" w:rsidRDefault="00DE746B">
            <w:pPr>
              <w:ind w:left="1038"/>
              <w:jc w:val="both"/>
            </w:pPr>
            <w:r>
              <w:rPr>
                <w:rFonts w:ascii="Arial" w:eastAsia="Arial" w:hAnsi="Arial" w:cs="Arial"/>
              </w:rPr>
              <w:t>Début:1</w:t>
            </w:r>
          </w:p>
          <w:p w14:paraId="2DDF2122"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6406D557"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choisit de supprimer la catégorie.</w:t>
            </w:r>
          </w:p>
          <w:p w14:paraId="75334916"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affiche un message de confirmation de suppression.</w:t>
            </w:r>
          </w:p>
          <w:p w14:paraId="4B87D311"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La secrétaire confirme la suppression.</w:t>
            </w:r>
          </w:p>
          <w:p w14:paraId="34B9199B"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supprime la catégorie.</w:t>
            </w:r>
          </w:p>
          <w:p w14:paraId="3C180E66" w14:textId="0D8EC93D" w:rsidR="00DE746B" w:rsidRDefault="00DE746B">
            <w:pPr>
              <w:ind w:left="1038"/>
              <w:jc w:val="both"/>
              <w:rPr>
                <w:rFonts w:ascii="Times New Roman" w:hAnsi="Times New Roman" w:cs="Times New Roman"/>
                <w:color w:val="000000"/>
              </w:rPr>
            </w:pPr>
            <w:r>
              <w:rPr>
                <w:rFonts w:ascii="Arial" w:eastAsia="Arial" w:hAnsi="Arial" w:cs="Arial"/>
              </w:rPr>
              <w:lastRenderedPageBreak/>
              <w:t xml:space="preserve">Retour </w:t>
            </w:r>
            <w:r w:rsidR="00562350">
              <w:rPr>
                <w:rFonts w:ascii="Arial" w:eastAsia="Arial" w:hAnsi="Arial" w:cs="Arial"/>
              </w:rPr>
              <w:t>: 7</w:t>
            </w:r>
          </w:p>
          <w:p w14:paraId="01ED36A6" w14:textId="77777777" w:rsidR="00DE746B" w:rsidRDefault="00DE746B">
            <w:pPr>
              <w:ind w:left="1038"/>
              <w:jc w:val="both"/>
            </w:pPr>
          </w:p>
          <w:p w14:paraId="04563EBF" w14:textId="77777777" w:rsidR="00DE746B" w:rsidRDefault="00DE746B">
            <w:pPr>
              <w:ind w:left="708"/>
              <w:jc w:val="both"/>
            </w:pPr>
            <w:r>
              <w:rPr>
                <w:rFonts w:ascii="Arial" w:eastAsia="Arial" w:hAnsi="Arial" w:cs="Arial"/>
                <w:b/>
              </w:rPr>
              <w:t xml:space="preserve">A3 </w:t>
            </w:r>
            <w:r>
              <w:rPr>
                <w:rFonts w:ascii="Arial" w:eastAsia="Arial" w:hAnsi="Arial" w:cs="Arial"/>
              </w:rPr>
              <w:t>:</w:t>
            </w:r>
            <w:r>
              <w:rPr>
                <w:rFonts w:ascii="Arial" w:eastAsia="Arial" w:hAnsi="Arial" w:cs="Arial"/>
                <w:b/>
              </w:rPr>
              <w:t xml:space="preserve"> </w:t>
            </w:r>
            <w:r>
              <w:rPr>
                <w:rFonts w:ascii="Arial" w:hAnsi="Arial" w:cs="Arial"/>
                <w:b/>
              </w:rPr>
              <w:t>Modifier une catégorie d’artiste.</w:t>
            </w:r>
          </w:p>
          <w:p w14:paraId="7BB1E0F4" w14:textId="77777777" w:rsidR="00DE746B" w:rsidRDefault="00DE746B">
            <w:pPr>
              <w:ind w:left="1038"/>
              <w:jc w:val="both"/>
            </w:pPr>
            <w:r>
              <w:rPr>
                <w:rFonts w:ascii="Arial" w:eastAsia="Arial" w:hAnsi="Arial" w:cs="Arial"/>
              </w:rPr>
              <w:t>Début:1</w:t>
            </w:r>
          </w:p>
          <w:p w14:paraId="720FF0FB"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689CC3F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peut modifier le nom ou la description.</w:t>
            </w:r>
          </w:p>
          <w:p w14:paraId="6115F10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choisit d’enregistrer.</w:t>
            </w:r>
          </w:p>
          <w:p w14:paraId="21CBA84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affiche le message de confirmation de modification.</w:t>
            </w:r>
          </w:p>
          <w:p w14:paraId="1D0286E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secrétaire confirme la modification.</w:t>
            </w:r>
          </w:p>
          <w:p w14:paraId="04FD213C"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met à jour les données.</w:t>
            </w:r>
          </w:p>
          <w:p w14:paraId="7DF0B6D0" w14:textId="5AC7CD48" w:rsidR="00DE746B" w:rsidRDefault="00DE746B">
            <w:pPr>
              <w:ind w:left="1038"/>
              <w:jc w:val="both"/>
              <w:rPr>
                <w:rFonts w:ascii="Times New Roman" w:hAnsi="Times New Roman" w:cs="Times New Roman"/>
                <w:color w:val="000000"/>
              </w:rPr>
            </w:pPr>
            <w:r>
              <w:rPr>
                <w:rFonts w:ascii="Arial" w:eastAsia="Arial" w:hAnsi="Arial" w:cs="Arial"/>
              </w:rPr>
              <w:t xml:space="preserve">Retour </w:t>
            </w:r>
            <w:r w:rsidR="00562350">
              <w:rPr>
                <w:rFonts w:ascii="Arial" w:eastAsia="Arial" w:hAnsi="Arial" w:cs="Arial"/>
              </w:rPr>
              <w:t>: 7</w:t>
            </w:r>
          </w:p>
          <w:p w14:paraId="16A2365C" w14:textId="77777777" w:rsidR="00DE746B" w:rsidRDefault="00DE746B">
            <w:pPr>
              <w:ind w:left="1038"/>
              <w:jc w:val="both"/>
              <w:rPr>
                <w:color w:val="000000"/>
              </w:rPr>
            </w:pPr>
          </w:p>
        </w:tc>
      </w:tr>
      <w:tr w:rsidR="00DE746B" w14:paraId="3750A7EA"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37B50A15" w14:textId="77777777" w:rsidR="00DE746B" w:rsidRDefault="00DE746B">
            <w:pPr>
              <w:ind w:left="40"/>
              <w:rPr>
                <w:color w:val="000000"/>
              </w:rPr>
            </w:pPr>
          </w:p>
        </w:tc>
      </w:tr>
      <w:tr w:rsidR="00DE746B" w14:paraId="7234DA3F" w14:textId="77777777" w:rsidTr="00DE746B">
        <w:trPr>
          <w:trHeight w:val="154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2C467F25" w14:textId="77777777" w:rsidR="00DE746B" w:rsidRDefault="00DE746B">
            <w:pPr>
              <w:spacing w:before="120"/>
            </w:pPr>
            <w:r>
              <w:rPr>
                <w:rFonts w:ascii="Arial" w:eastAsia="Arial" w:hAnsi="Arial" w:cs="Arial"/>
                <w:b/>
                <w:i/>
              </w:rPr>
              <w:t>Contraintes non-fonctionnelles:</w:t>
            </w:r>
          </w:p>
          <w:p w14:paraId="27887EB1"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Les catégories seront créées en bloc au début puis peu modifiées par la suite.</w:t>
            </w:r>
          </w:p>
          <w:p w14:paraId="3A711462"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Peu d'utilisateurs auront le droit d'ajouter des catégories.</w:t>
            </w:r>
          </w:p>
          <w:p w14:paraId="1F27C367"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En conséquence, peu de besoins d'aide et de documentation et ne pas complexifier cette fenêtre inutilement.</w:t>
            </w:r>
          </w:p>
          <w:p w14:paraId="53800B0D" w14:textId="77777777" w:rsidR="00DE746B" w:rsidRDefault="00DE746B">
            <w:pPr>
              <w:spacing w:before="120"/>
              <w:rPr>
                <w:color w:val="000000"/>
              </w:rPr>
            </w:pPr>
          </w:p>
        </w:tc>
      </w:tr>
      <w:tr w:rsidR="00DE746B" w14:paraId="6A841254" w14:textId="77777777" w:rsidTr="00DE746B">
        <w:trPr>
          <w:trHeight w:val="168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70A58BA2" w14:textId="77777777" w:rsidR="00DE746B" w:rsidRDefault="00DE746B">
            <w:pPr>
              <w:spacing w:before="120"/>
            </w:pPr>
            <w:r>
              <w:rPr>
                <w:rFonts w:ascii="Arial" w:eastAsia="Arial" w:hAnsi="Arial" w:cs="Arial"/>
                <w:b/>
                <w:i/>
              </w:rPr>
              <w:t>Contraintes liées à l'IHM:</w:t>
            </w:r>
          </w:p>
          <w:p w14:paraId="19EAC3A9"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Lors d'un ajout, le bouton supprimer devra être désactivé.</w:t>
            </w:r>
          </w:p>
          <w:p w14:paraId="5E60DCF8"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fenêtre devra être positionnée aux mêmes coordonnées (x,y) que toutes les fenêtres de détail.  Elle devra être de demi-largeur d'écran et la hauteur ajustée au contenu.</w:t>
            </w:r>
          </w:p>
          <w:p w14:paraId="450A073C"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Vérifier où positionner la sélection après annulation, modification, ou suppression de catégorie.</w:t>
            </w:r>
          </w:p>
          <w:p w14:paraId="2CC46D47"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 xml:space="preserve">Vérifier si on doit sélectionner la catégorie lorsqu'on retourne à l'écran sommaire ou on doit seulement s'y positionner. </w:t>
            </w:r>
          </w:p>
          <w:p w14:paraId="06A10687" w14:textId="77777777" w:rsidR="00DE746B" w:rsidRDefault="00DE746B">
            <w:pPr>
              <w:spacing w:before="120"/>
              <w:rPr>
                <w:color w:val="000000"/>
              </w:rPr>
            </w:pPr>
          </w:p>
        </w:tc>
      </w:tr>
      <w:tr w:rsidR="00DE746B" w14:paraId="2FAE7CDC" w14:textId="77777777" w:rsidTr="00DE746B">
        <w:trPr>
          <w:trHeight w:val="848"/>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67BFFD93" w14:textId="77777777" w:rsidR="00DE746B" w:rsidRDefault="00DE746B">
            <w:pPr>
              <w:spacing w:before="120"/>
            </w:pPr>
            <w:r>
              <w:rPr>
                <w:rFonts w:ascii="Arial" w:eastAsia="Arial" w:hAnsi="Arial" w:cs="Arial"/>
                <w:b/>
                <w:i/>
              </w:rPr>
              <w:t>Divers:</w:t>
            </w:r>
          </w:p>
          <w:p w14:paraId="4B6FE12B" w14:textId="77777777" w:rsidR="00DE746B" w:rsidRDefault="00DE746B" w:rsidP="00DE746B">
            <w:pPr>
              <w:pStyle w:val="Paragraphedeliste"/>
              <w:numPr>
                <w:ilvl w:val="0"/>
                <w:numId w:val="9"/>
              </w:numPr>
              <w:spacing w:before="120" w:after="0" w:line="240" w:lineRule="auto"/>
              <w:rPr>
                <w:rFonts w:ascii="Arial" w:hAnsi="Arial" w:cs="Arial"/>
                <w:i/>
                <w:color w:val="000000"/>
              </w:rPr>
            </w:pPr>
            <w:r>
              <w:rPr>
                <w:rFonts w:ascii="Arial" w:hAnsi="Arial" w:cs="Arial"/>
                <w:i/>
                <w:color w:val="000000"/>
              </w:rPr>
              <w:t>Vérifier l’authentification, qui a le droit de modifier, créer et supprimer.</w:t>
            </w:r>
          </w:p>
          <w:p w14:paraId="1E1E16A0" w14:textId="77777777" w:rsidR="00DE746B" w:rsidRDefault="00DE746B" w:rsidP="00DE746B">
            <w:pPr>
              <w:pStyle w:val="Paragraphedeliste"/>
              <w:numPr>
                <w:ilvl w:val="0"/>
                <w:numId w:val="9"/>
              </w:numPr>
              <w:spacing w:before="120" w:after="0" w:line="240" w:lineRule="auto"/>
              <w:rPr>
                <w:rFonts w:ascii="Arial" w:hAnsi="Arial" w:cs="Arial"/>
                <w:i/>
                <w:color w:val="000000"/>
              </w:rPr>
            </w:pPr>
            <w:r>
              <w:rPr>
                <w:rFonts w:ascii="Arial" w:hAnsi="Arial" w:cs="Arial"/>
                <w:i/>
                <w:color w:val="000000"/>
              </w:rPr>
              <w:t>Vérifier ce qu'on souhaite faire lorsque des artistes sont liés à une catégorie qu'on souhaite supprimer</w:t>
            </w:r>
          </w:p>
          <w:p w14:paraId="0356B01A" w14:textId="77777777" w:rsidR="00DE746B" w:rsidRDefault="00DE746B">
            <w:pPr>
              <w:spacing w:before="120"/>
              <w:rPr>
                <w:color w:val="000000"/>
              </w:rPr>
            </w:pPr>
          </w:p>
        </w:tc>
      </w:tr>
    </w:tbl>
    <w:p w14:paraId="53F8CC3A" w14:textId="77777777" w:rsidR="00DE746B" w:rsidRPr="00DE746B" w:rsidRDefault="00DE746B" w:rsidP="00DE746B">
      <w:pPr>
        <w:rPr>
          <w:lang w:eastAsia="fr-FR"/>
        </w:rPr>
        <w:sectPr w:rsidR="00DE746B" w:rsidRPr="00DE746B" w:rsidSect="00F732E6">
          <w:headerReference w:type="default" r:id="rId13"/>
          <w:footerReference w:type="default" r:id="rId14"/>
          <w:headerReference w:type="first" r:id="rId15"/>
          <w:pgSz w:w="12240" w:h="15840"/>
          <w:pgMar w:top="1440" w:right="1800" w:bottom="1440" w:left="1800" w:header="708" w:footer="708" w:gutter="0"/>
          <w:pgNumType w:start="0"/>
          <w:cols w:space="708"/>
          <w:titlePg/>
          <w:docGrid w:linePitch="360"/>
        </w:sectPr>
      </w:pPr>
    </w:p>
    <w:p w14:paraId="0ABFB1C7" w14:textId="77777777" w:rsidR="003226F1" w:rsidRDefault="00D06645" w:rsidP="00146BD2">
      <w:pPr>
        <w:pStyle w:val="Titre1"/>
      </w:pPr>
      <w:bookmarkStart w:id="25" w:name="_Toc450917395"/>
      <w:bookmarkStart w:id="26" w:name="_Toc460229501"/>
      <w:r>
        <w:lastRenderedPageBreak/>
        <w:t>Diagramme de contexte</w:t>
      </w:r>
      <w:bookmarkEnd w:id="25"/>
      <w:bookmarkEnd w:id="26"/>
    </w:p>
    <w:p w14:paraId="7713D790" w14:textId="77777777" w:rsidR="00D06645" w:rsidRDefault="00D06645" w:rsidP="003226F1">
      <w:r>
        <w:t xml:space="preserve"> </w:t>
      </w:r>
      <w:r>
        <w:rPr>
          <w:noProof/>
          <w:lang w:eastAsia="fr-CA"/>
        </w:rPr>
        <w:drawing>
          <wp:inline distT="0" distB="0" distL="0" distR="0" wp14:anchorId="2CE6DB77" wp14:editId="2F7E1EFA">
            <wp:extent cx="6688000" cy="5366657"/>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6">
                      <a:extLst>
                        <a:ext uri="{28A0092B-C50C-407E-A947-70E740481C1C}">
                          <a14:useLocalDpi xmlns:a14="http://schemas.microsoft.com/office/drawing/2010/main" val="0"/>
                        </a:ext>
                      </a:extLst>
                    </a:blip>
                    <a:stretch>
                      <a:fillRect/>
                    </a:stretch>
                  </pic:blipFill>
                  <pic:spPr>
                    <a:xfrm>
                      <a:off x="0" y="0"/>
                      <a:ext cx="6688000" cy="5366657"/>
                    </a:xfrm>
                    <a:prstGeom prst="rect">
                      <a:avLst/>
                    </a:prstGeom>
                  </pic:spPr>
                </pic:pic>
              </a:graphicData>
            </a:graphic>
          </wp:inline>
        </w:drawing>
      </w:r>
    </w:p>
    <w:p w14:paraId="4F4198F6" w14:textId="77777777" w:rsidR="00146BD2" w:rsidRDefault="0000170B" w:rsidP="0000170B">
      <w:pPr>
        <w:pStyle w:val="Titre1"/>
      </w:pPr>
      <w:bookmarkStart w:id="27" w:name="_Toc450917396"/>
      <w:bookmarkStart w:id="28" w:name="_Toc460229502"/>
      <w:r>
        <w:lastRenderedPageBreak/>
        <w:t xml:space="preserve">Diagramme de </w:t>
      </w:r>
      <w:r w:rsidR="00110810">
        <w:t>package</w:t>
      </w:r>
      <w:bookmarkEnd w:id="27"/>
      <w:bookmarkEnd w:id="28"/>
    </w:p>
    <w:p w14:paraId="2295F3B4" w14:textId="77777777" w:rsidR="0000170B" w:rsidRDefault="0000170B" w:rsidP="0000170B">
      <w:r>
        <w:rPr>
          <w:noProof/>
          <w:lang w:eastAsia="fr-CA"/>
        </w:rPr>
        <w:drawing>
          <wp:inline distT="0" distB="0" distL="0" distR="0" wp14:anchorId="14771FE2" wp14:editId="390EEA62">
            <wp:extent cx="5856514" cy="531591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856514" cy="5315913"/>
                    </a:xfrm>
                    <a:prstGeom prst="rect">
                      <a:avLst/>
                    </a:prstGeom>
                  </pic:spPr>
                </pic:pic>
              </a:graphicData>
            </a:graphic>
          </wp:inline>
        </w:drawing>
      </w:r>
    </w:p>
    <w:p w14:paraId="6DB30E2A" w14:textId="77777777" w:rsidR="0000170B" w:rsidRDefault="00AB76B6" w:rsidP="00AB76B6">
      <w:pPr>
        <w:pStyle w:val="Titre1"/>
        <w:rPr>
          <w:rStyle w:val="Titre2Car"/>
        </w:rPr>
      </w:pPr>
      <w:bookmarkStart w:id="29" w:name="_Toc450917397"/>
      <w:bookmarkStart w:id="30" w:name="_Toc460229503"/>
      <w:r>
        <w:lastRenderedPageBreak/>
        <w:t>Diagramme de cas d’utilisation</w:t>
      </w:r>
      <w:r w:rsidRPr="00B3652B">
        <w:tab/>
      </w:r>
      <w:r w:rsidRPr="00B3652B">
        <w:tab/>
      </w:r>
      <w:r w:rsidRPr="00B3652B">
        <w:tab/>
      </w:r>
      <w:r w:rsidRPr="00B3652B">
        <w:tab/>
      </w:r>
      <w:r w:rsidRPr="00B3652B">
        <w:tab/>
      </w:r>
      <w:r w:rsidRPr="00B3652B">
        <w:tab/>
      </w:r>
      <w:r w:rsidRPr="00B3652B">
        <w:tab/>
      </w:r>
      <w:r w:rsidRPr="00B3652B">
        <w:tab/>
      </w:r>
      <w:r w:rsidRPr="00B3652B">
        <w:tab/>
      </w:r>
      <w:r w:rsidRPr="00B3652B">
        <w:tab/>
      </w:r>
      <w:r w:rsidRPr="00AB76B6">
        <w:rPr>
          <w:rStyle w:val="Titre2Car"/>
        </w:rPr>
        <w:t>Gestion de contrat</w:t>
      </w:r>
      <w:bookmarkEnd w:id="29"/>
      <w:bookmarkEnd w:id="30"/>
      <w:r w:rsidR="0000170B">
        <w:tab/>
      </w:r>
      <w:r w:rsidR="0000170B">
        <w:tab/>
      </w:r>
      <w:r w:rsidR="0000170B">
        <w:tab/>
      </w:r>
      <w:r w:rsidR="0000170B">
        <w:tab/>
      </w:r>
      <w:r w:rsidR="0000170B">
        <w:tab/>
      </w:r>
      <w:r w:rsidR="0000170B">
        <w:tab/>
      </w:r>
      <w:r w:rsidR="0000170B">
        <w:tab/>
      </w:r>
      <w:r w:rsidR="0000170B">
        <w:tab/>
      </w:r>
      <w:r w:rsidR="0000170B">
        <w:tab/>
      </w:r>
      <w:r w:rsidR="0000170B">
        <w:tab/>
      </w:r>
    </w:p>
    <w:p w14:paraId="09334FEE" w14:textId="77777777" w:rsidR="0000170B" w:rsidRDefault="0000170B" w:rsidP="0000170B">
      <w:r>
        <w:rPr>
          <w:noProof/>
          <w:lang w:eastAsia="fr-CA"/>
        </w:rPr>
        <w:drawing>
          <wp:inline distT="0" distB="0" distL="0" distR="0" wp14:anchorId="0C427DCF" wp14:editId="6DE11742">
            <wp:extent cx="8229600" cy="49193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Contrat.jpg"/>
                    <pic:cNvPicPr/>
                  </pic:nvPicPr>
                  <pic:blipFill>
                    <a:blip r:embed="rId18">
                      <a:extLst>
                        <a:ext uri="{28A0092B-C50C-407E-A947-70E740481C1C}">
                          <a14:useLocalDpi xmlns:a14="http://schemas.microsoft.com/office/drawing/2010/main" val="0"/>
                        </a:ext>
                      </a:extLst>
                    </a:blip>
                    <a:stretch>
                      <a:fillRect/>
                    </a:stretch>
                  </pic:blipFill>
                  <pic:spPr>
                    <a:xfrm>
                      <a:off x="0" y="0"/>
                      <a:ext cx="8229600" cy="4919345"/>
                    </a:xfrm>
                    <a:prstGeom prst="rect">
                      <a:avLst/>
                    </a:prstGeom>
                  </pic:spPr>
                </pic:pic>
              </a:graphicData>
            </a:graphic>
          </wp:inline>
        </w:drawing>
      </w:r>
    </w:p>
    <w:p w14:paraId="108E1BE1" w14:textId="77777777" w:rsidR="0000170B" w:rsidRDefault="0000170B" w:rsidP="0000170B"/>
    <w:p w14:paraId="36D045FB" w14:textId="77777777" w:rsidR="0000170B" w:rsidRDefault="00AB76B6" w:rsidP="00AB76B6">
      <w:pPr>
        <w:pStyle w:val="Titre2"/>
        <w:ind w:left="10620"/>
      </w:pPr>
      <w:bookmarkStart w:id="31" w:name="_Toc450917398"/>
      <w:bookmarkStart w:id="32" w:name="_Toc460229504"/>
      <w:r>
        <w:lastRenderedPageBreak/>
        <w:t>Gestion d’artiste</w:t>
      </w:r>
      <w:bookmarkEnd w:id="31"/>
      <w:bookmarkEnd w:id="32"/>
    </w:p>
    <w:p w14:paraId="6F196D58" w14:textId="77777777" w:rsidR="00AB76B6" w:rsidRDefault="00AB76B6" w:rsidP="00AB76B6">
      <w:r>
        <w:rPr>
          <w:noProof/>
          <w:lang w:eastAsia="fr-CA"/>
        </w:rPr>
        <w:drawing>
          <wp:inline distT="0" distB="0" distL="0" distR="0" wp14:anchorId="6F462D7E" wp14:editId="724C37FA">
            <wp:extent cx="8229600" cy="52235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d'artiste.jpg"/>
                    <pic:cNvPicPr/>
                  </pic:nvPicPr>
                  <pic:blipFill>
                    <a:blip r:embed="rId19">
                      <a:extLst>
                        <a:ext uri="{28A0092B-C50C-407E-A947-70E740481C1C}">
                          <a14:useLocalDpi xmlns:a14="http://schemas.microsoft.com/office/drawing/2010/main" val="0"/>
                        </a:ext>
                      </a:extLst>
                    </a:blip>
                    <a:stretch>
                      <a:fillRect/>
                    </a:stretch>
                  </pic:blipFill>
                  <pic:spPr>
                    <a:xfrm>
                      <a:off x="0" y="0"/>
                      <a:ext cx="8229600" cy="5223510"/>
                    </a:xfrm>
                    <a:prstGeom prst="rect">
                      <a:avLst/>
                    </a:prstGeom>
                  </pic:spPr>
                </pic:pic>
              </a:graphicData>
            </a:graphic>
          </wp:inline>
        </w:drawing>
      </w:r>
    </w:p>
    <w:p w14:paraId="3D84CDE4" w14:textId="77777777" w:rsidR="00AB76B6" w:rsidRDefault="00AB76B6" w:rsidP="00AB76B6"/>
    <w:p w14:paraId="2ADB86A9" w14:textId="77777777" w:rsidR="00AB76B6" w:rsidRDefault="00AB76B6" w:rsidP="00AB76B6">
      <w:pPr>
        <w:pStyle w:val="Titre2"/>
        <w:ind w:left="9204"/>
      </w:pPr>
      <w:bookmarkStart w:id="33" w:name="_Toc450917399"/>
      <w:bookmarkStart w:id="34" w:name="_Toc460229505"/>
      <w:r>
        <w:lastRenderedPageBreak/>
        <w:t>Gestion des catégories d’artiste</w:t>
      </w:r>
      <w:bookmarkEnd w:id="33"/>
      <w:bookmarkEnd w:id="34"/>
    </w:p>
    <w:p w14:paraId="42C9CB46" w14:textId="77777777" w:rsidR="00AB76B6" w:rsidRDefault="00AB76B6" w:rsidP="00AB76B6">
      <w:r>
        <w:rPr>
          <w:noProof/>
          <w:lang w:eastAsia="fr-CA"/>
        </w:rPr>
        <w:drawing>
          <wp:inline distT="0" distB="0" distL="0" distR="0" wp14:anchorId="710C5FBD" wp14:editId="02C1C17C">
            <wp:extent cx="7871460" cy="4556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categorie d'artiste.jpg"/>
                    <pic:cNvPicPr/>
                  </pic:nvPicPr>
                  <pic:blipFill>
                    <a:blip r:embed="rId20">
                      <a:extLst>
                        <a:ext uri="{28A0092B-C50C-407E-A947-70E740481C1C}">
                          <a14:useLocalDpi xmlns:a14="http://schemas.microsoft.com/office/drawing/2010/main" val="0"/>
                        </a:ext>
                      </a:extLst>
                    </a:blip>
                    <a:stretch>
                      <a:fillRect/>
                    </a:stretch>
                  </pic:blipFill>
                  <pic:spPr>
                    <a:xfrm>
                      <a:off x="0" y="0"/>
                      <a:ext cx="7871460" cy="4556760"/>
                    </a:xfrm>
                    <a:prstGeom prst="rect">
                      <a:avLst/>
                    </a:prstGeom>
                  </pic:spPr>
                </pic:pic>
              </a:graphicData>
            </a:graphic>
          </wp:inline>
        </w:drawing>
      </w:r>
    </w:p>
    <w:p w14:paraId="52881A04" w14:textId="77777777" w:rsidR="00AB76B6" w:rsidRDefault="00AB76B6" w:rsidP="00AB76B6"/>
    <w:p w14:paraId="4A5AE046" w14:textId="77777777" w:rsidR="00AB76B6" w:rsidRDefault="00AB76B6" w:rsidP="00AB76B6"/>
    <w:p w14:paraId="1B5AA896" w14:textId="77777777" w:rsidR="00AB76B6" w:rsidRDefault="00AB76B6" w:rsidP="00AB76B6"/>
    <w:p w14:paraId="00023D17" w14:textId="77777777" w:rsidR="00AB76B6" w:rsidRDefault="00AB76B6" w:rsidP="00AB76B6">
      <w:pPr>
        <w:pStyle w:val="Titre2"/>
        <w:ind w:left="10620"/>
      </w:pPr>
      <w:bookmarkStart w:id="35" w:name="_Toc450917400"/>
      <w:bookmarkStart w:id="36" w:name="_Toc460229506"/>
      <w:r>
        <w:lastRenderedPageBreak/>
        <w:t>Gestion d’agence</w:t>
      </w:r>
      <w:bookmarkEnd w:id="35"/>
      <w:bookmarkEnd w:id="36"/>
    </w:p>
    <w:p w14:paraId="70EE507A" w14:textId="77777777" w:rsidR="00AB76B6" w:rsidRDefault="00AB76B6" w:rsidP="00AB76B6">
      <w:r>
        <w:rPr>
          <w:noProof/>
          <w:lang w:eastAsia="fr-CA"/>
        </w:rPr>
        <w:drawing>
          <wp:inline distT="0" distB="0" distL="0" distR="0" wp14:anchorId="5E287435" wp14:editId="50FEFE01">
            <wp:extent cx="8229600" cy="41598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d'agence.jpg"/>
                    <pic:cNvPicPr/>
                  </pic:nvPicPr>
                  <pic:blipFill>
                    <a:blip r:embed="rId21">
                      <a:extLst>
                        <a:ext uri="{28A0092B-C50C-407E-A947-70E740481C1C}">
                          <a14:useLocalDpi xmlns:a14="http://schemas.microsoft.com/office/drawing/2010/main" val="0"/>
                        </a:ext>
                      </a:extLst>
                    </a:blip>
                    <a:stretch>
                      <a:fillRect/>
                    </a:stretch>
                  </pic:blipFill>
                  <pic:spPr>
                    <a:xfrm>
                      <a:off x="0" y="0"/>
                      <a:ext cx="8229600" cy="4159885"/>
                    </a:xfrm>
                    <a:prstGeom prst="rect">
                      <a:avLst/>
                    </a:prstGeom>
                  </pic:spPr>
                </pic:pic>
              </a:graphicData>
            </a:graphic>
          </wp:inline>
        </w:drawing>
      </w:r>
    </w:p>
    <w:p w14:paraId="01925036" w14:textId="77777777" w:rsidR="00AB76B6" w:rsidRDefault="00AB76B6" w:rsidP="00AB76B6"/>
    <w:p w14:paraId="651BDAA4" w14:textId="77777777" w:rsidR="00AB76B6" w:rsidRDefault="00AB76B6" w:rsidP="00AB76B6">
      <w:r>
        <w:br w:type="page"/>
      </w:r>
    </w:p>
    <w:p w14:paraId="789FBA2A" w14:textId="77777777" w:rsidR="00AB76B6" w:rsidRDefault="00AB76B6" w:rsidP="00AB76B6">
      <w:pPr>
        <w:pStyle w:val="Titre2"/>
        <w:ind w:left="9912"/>
      </w:pPr>
      <w:bookmarkStart w:id="37" w:name="_Toc450917401"/>
      <w:bookmarkStart w:id="38" w:name="_Toc460229507"/>
      <w:r>
        <w:lastRenderedPageBreak/>
        <w:t>Gestion de personnel</w:t>
      </w:r>
      <w:bookmarkEnd w:id="37"/>
      <w:bookmarkEnd w:id="38"/>
    </w:p>
    <w:p w14:paraId="22B5DAD7" w14:textId="77777777" w:rsidR="00AB76B6" w:rsidRDefault="00AB76B6" w:rsidP="00AB76B6">
      <w:r>
        <w:rPr>
          <w:noProof/>
          <w:lang w:eastAsia="fr-CA"/>
        </w:rPr>
        <w:drawing>
          <wp:inline distT="0" distB="0" distL="0" distR="0" wp14:anchorId="61635AA8" wp14:editId="3B99C742">
            <wp:extent cx="6659880" cy="4907280"/>
            <wp:effectExtent l="0" t="0" r="762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Personnel.jpg"/>
                    <pic:cNvPicPr/>
                  </pic:nvPicPr>
                  <pic:blipFill>
                    <a:blip r:embed="rId22">
                      <a:extLst>
                        <a:ext uri="{28A0092B-C50C-407E-A947-70E740481C1C}">
                          <a14:useLocalDpi xmlns:a14="http://schemas.microsoft.com/office/drawing/2010/main" val="0"/>
                        </a:ext>
                      </a:extLst>
                    </a:blip>
                    <a:stretch>
                      <a:fillRect/>
                    </a:stretch>
                  </pic:blipFill>
                  <pic:spPr>
                    <a:xfrm>
                      <a:off x="0" y="0"/>
                      <a:ext cx="6659880" cy="4907280"/>
                    </a:xfrm>
                    <a:prstGeom prst="rect">
                      <a:avLst/>
                    </a:prstGeom>
                  </pic:spPr>
                </pic:pic>
              </a:graphicData>
            </a:graphic>
          </wp:inline>
        </w:drawing>
      </w:r>
    </w:p>
    <w:p w14:paraId="35992E11" w14:textId="77777777" w:rsidR="00AB76B6" w:rsidRDefault="00AB76B6" w:rsidP="00AB76B6"/>
    <w:p w14:paraId="50891259" w14:textId="77777777" w:rsidR="00AB76B6" w:rsidRDefault="00AB76B6" w:rsidP="00AB76B6">
      <w:r>
        <w:br w:type="page"/>
      </w:r>
    </w:p>
    <w:p w14:paraId="3591C7CF" w14:textId="77777777" w:rsidR="00AB76B6" w:rsidRDefault="00AB76B6" w:rsidP="00AB76B6">
      <w:pPr>
        <w:pStyle w:val="Titre2"/>
        <w:ind w:left="9912"/>
      </w:pPr>
      <w:bookmarkStart w:id="39" w:name="_Toc450917402"/>
      <w:bookmarkStart w:id="40" w:name="_Toc460229508"/>
      <w:r>
        <w:lastRenderedPageBreak/>
        <w:t>Gestion d’évènement</w:t>
      </w:r>
      <w:bookmarkEnd w:id="39"/>
      <w:bookmarkEnd w:id="40"/>
    </w:p>
    <w:p w14:paraId="34AB241F" w14:textId="77777777" w:rsidR="00AB76B6" w:rsidRDefault="00AB76B6" w:rsidP="00AB76B6">
      <w:r>
        <w:rPr>
          <w:noProof/>
          <w:lang w:eastAsia="fr-CA"/>
        </w:rPr>
        <w:drawing>
          <wp:inline distT="0" distB="0" distL="0" distR="0" wp14:anchorId="157DFBDB" wp14:editId="1D33C1F9">
            <wp:extent cx="8229600" cy="28079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Evenement.jpg"/>
                    <pic:cNvPicPr/>
                  </pic:nvPicPr>
                  <pic:blipFill>
                    <a:blip r:embed="rId23">
                      <a:extLst>
                        <a:ext uri="{28A0092B-C50C-407E-A947-70E740481C1C}">
                          <a14:useLocalDpi xmlns:a14="http://schemas.microsoft.com/office/drawing/2010/main" val="0"/>
                        </a:ext>
                      </a:extLst>
                    </a:blip>
                    <a:stretch>
                      <a:fillRect/>
                    </a:stretch>
                  </pic:blipFill>
                  <pic:spPr>
                    <a:xfrm>
                      <a:off x="0" y="0"/>
                      <a:ext cx="8229600" cy="2807970"/>
                    </a:xfrm>
                    <a:prstGeom prst="rect">
                      <a:avLst/>
                    </a:prstGeom>
                  </pic:spPr>
                </pic:pic>
              </a:graphicData>
            </a:graphic>
          </wp:inline>
        </w:drawing>
      </w:r>
    </w:p>
    <w:p w14:paraId="24957D86" w14:textId="77777777" w:rsidR="005B36BD" w:rsidRDefault="005B36BD" w:rsidP="00AB76B6"/>
    <w:p w14:paraId="15FD435E" w14:textId="77777777" w:rsidR="005B36BD" w:rsidRDefault="005B36BD" w:rsidP="005B36BD">
      <w:r>
        <w:br w:type="page"/>
      </w:r>
    </w:p>
    <w:p w14:paraId="300E1DC7" w14:textId="77777777" w:rsidR="005B36BD" w:rsidRDefault="005B36BD" w:rsidP="005B36BD">
      <w:pPr>
        <w:pStyle w:val="Titre1"/>
        <w:rPr>
          <w:rStyle w:val="Titre2Car"/>
        </w:rPr>
      </w:pPr>
      <w:bookmarkStart w:id="41" w:name="_Toc450917403"/>
      <w:bookmarkStart w:id="42" w:name="_Toc460229509"/>
      <w:r>
        <w:lastRenderedPageBreak/>
        <w:t>Prototype d’IHM</w:t>
      </w:r>
      <w:r>
        <w:tab/>
      </w:r>
      <w:r>
        <w:tab/>
      </w:r>
      <w:r>
        <w:tab/>
      </w:r>
      <w:r>
        <w:tab/>
      </w:r>
      <w:r>
        <w:tab/>
      </w:r>
      <w:r>
        <w:tab/>
      </w:r>
      <w:r>
        <w:tab/>
      </w:r>
      <w:r>
        <w:tab/>
      </w:r>
      <w:r>
        <w:tab/>
      </w:r>
      <w:r>
        <w:tab/>
      </w:r>
      <w:r>
        <w:tab/>
      </w:r>
      <w:r>
        <w:tab/>
      </w:r>
      <w:r>
        <w:rPr>
          <w:rStyle w:val="Titre2Car"/>
        </w:rPr>
        <w:t>Sommaire</w:t>
      </w:r>
      <w:r w:rsidRPr="005B36BD">
        <w:rPr>
          <w:rStyle w:val="Titre2Car"/>
        </w:rPr>
        <w:t xml:space="preserve"> de</w:t>
      </w:r>
      <w:r>
        <w:rPr>
          <w:rStyle w:val="Titre2Car"/>
        </w:rPr>
        <w:t>s</w:t>
      </w:r>
      <w:r w:rsidRPr="005B36BD">
        <w:rPr>
          <w:rStyle w:val="Titre2Car"/>
        </w:rPr>
        <w:t xml:space="preserve"> contrat</w:t>
      </w:r>
      <w:r>
        <w:rPr>
          <w:rStyle w:val="Titre2Car"/>
        </w:rPr>
        <w:t>s</w:t>
      </w:r>
      <w:bookmarkEnd w:id="41"/>
      <w:bookmarkEnd w:id="42"/>
    </w:p>
    <w:p w14:paraId="289930B7" w14:textId="77777777" w:rsidR="005B36BD" w:rsidRDefault="005B36BD" w:rsidP="005B36BD">
      <w:r>
        <w:rPr>
          <w:noProof/>
          <w:lang w:eastAsia="fr-CA"/>
        </w:rPr>
        <w:drawing>
          <wp:inline distT="0" distB="0" distL="0" distR="0" wp14:anchorId="65A536E3" wp14:editId="0E377C9B">
            <wp:extent cx="8229600" cy="22313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aire contrats.JPG"/>
                    <pic:cNvPicPr/>
                  </pic:nvPicPr>
                  <pic:blipFill>
                    <a:blip r:embed="rId24">
                      <a:extLst>
                        <a:ext uri="{28A0092B-C50C-407E-A947-70E740481C1C}">
                          <a14:useLocalDpi xmlns:a14="http://schemas.microsoft.com/office/drawing/2010/main" val="0"/>
                        </a:ext>
                      </a:extLst>
                    </a:blip>
                    <a:stretch>
                      <a:fillRect/>
                    </a:stretch>
                  </pic:blipFill>
                  <pic:spPr>
                    <a:xfrm>
                      <a:off x="0" y="0"/>
                      <a:ext cx="8229600" cy="2231390"/>
                    </a:xfrm>
                    <a:prstGeom prst="rect">
                      <a:avLst/>
                    </a:prstGeom>
                  </pic:spPr>
                </pic:pic>
              </a:graphicData>
            </a:graphic>
          </wp:inline>
        </w:drawing>
      </w:r>
    </w:p>
    <w:p w14:paraId="17EE92A8" w14:textId="77777777" w:rsidR="005B36BD" w:rsidRDefault="005B36BD" w:rsidP="005B36BD">
      <w:pPr>
        <w:pStyle w:val="Titre2"/>
        <w:ind w:left="9912" w:firstLine="708"/>
      </w:pPr>
      <w:bookmarkStart w:id="43" w:name="_Toc450917404"/>
      <w:bookmarkStart w:id="44" w:name="_Toc460229510"/>
      <w:r>
        <w:lastRenderedPageBreak/>
        <w:t>Détail d’un contrat</w:t>
      </w:r>
      <w:bookmarkEnd w:id="43"/>
      <w:bookmarkEnd w:id="44"/>
    </w:p>
    <w:p w14:paraId="367CF705" w14:textId="23BB7525" w:rsidR="00233B14" w:rsidRDefault="005B36BD" w:rsidP="005B36BD">
      <w:del w:id="45" w:author="utilisateur" w:date="2016-08-29T10:16:00Z">
        <w:r w:rsidDel="00E35EC4">
          <w:rPr>
            <w:noProof/>
            <w:lang w:eastAsia="fr-CA"/>
          </w:rPr>
          <w:drawing>
            <wp:inline distT="0" distB="0" distL="0" distR="0" wp14:anchorId="01B40D7F" wp14:editId="5A846249">
              <wp:extent cx="8229600" cy="31470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ontrat.JPG"/>
                      <pic:cNvPicPr/>
                    </pic:nvPicPr>
                    <pic:blipFill>
                      <a:blip r:embed="rId25">
                        <a:extLst>
                          <a:ext uri="{28A0092B-C50C-407E-A947-70E740481C1C}">
                            <a14:useLocalDpi xmlns:a14="http://schemas.microsoft.com/office/drawing/2010/main" val="0"/>
                          </a:ext>
                        </a:extLst>
                      </a:blip>
                      <a:stretch>
                        <a:fillRect/>
                      </a:stretch>
                    </pic:blipFill>
                    <pic:spPr>
                      <a:xfrm>
                        <a:off x="0" y="0"/>
                        <a:ext cx="8229600" cy="3147060"/>
                      </a:xfrm>
                      <a:prstGeom prst="rect">
                        <a:avLst/>
                      </a:prstGeom>
                    </pic:spPr>
                  </pic:pic>
                </a:graphicData>
              </a:graphic>
            </wp:inline>
          </w:drawing>
        </w:r>
      </w:del>
      <w:ins w:id="46" w:author="utilisateur" w:date="2016-08-29T10:16:00Z">
        <w:r w:rsidR="00E35EC4">
          <w:rPr>
            <w:noProof/>
            <w:lang w:eastAsia="fr-CA"/>
          </w:rPr>
          <w:drawing>
            <wp:inline distT="0" distB="0" distL="0" distR="0" wp14:anchorId="6989D21F" wp14:editId="7B8DF937">
              <wp:extent cx="8229600" cy="31438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ontrat.JPG"/>
                      <pic:cNvPicPr/>
                    </pic:nvPicPr>
                    <pic:blipFill>
                      <a:blip r:embed="rId26">
                        <a:extLst>
                          <a:ext uri="{28A0092B-C50C-407E-A947-70E740481C1C}">
                            <a14:useLocalDpi xmlns:a14="http://schemas.microsoft.com/office/drawing/2010/main" val="0"/>
                          </a:ext>
                        </a:extLst>
                      </a:blip>
                      <a:stretch>
                        <a:fillRect/>
                      </a:stretch>
                    </pic:blipFill>
                    <pic:spPr>
                      <a:xfrm>
                        <a:off x="0" y="0"/>
                        <a:ext cx="8229600" cy="3143885"/>
                      </a:xfrm>
                      <a:prstGeom prst="rect">
                        <a:avLst/>
                      </a:prstGeom>
                    </pic:spPr>
                  </pic:pic>
                </a:graphicData>
              </a:graphic>
            </wp:inline>
          </w:drawing>
        </w:r>
      </w:ins>
    </w:p>
    <w:p w14:paraId="731D594C" w14:textId="77777777" w:rsidR="00233B14" w:rsidRDefault="00233B14" w:rsidP="00233B14">
      <w:r>
        <w:br w:type="page"/>
      </w:r>
    </w:p>
    <w:p w14:paraId="47F7BAAF" w14:textId="77777777" w:rsidR="005B36BD" w:rsidRDefault="005B36BD" w:rsidP="005B36BD"/>
    <w:p w14:paraId="05C1B201" w14:textId="77777777" w:rsidR="003B6B85" w:rsidRDefault="003B6B85" w:rsidP="003B6B85">
      <w:pPr>
        <w:pStyle w:val="Titre3"/>
      </w:pPr>
      <w:bookmarkStart w:id="47" w:name="_Toc450917405"/>
      <w:bookmarkStart w:id="48" w:name="_Toc460229511"/>
      <w:r>
        <w:t>Confirmation d’enregistrement</w:t>
      </w:r>
      <w:r w:rsidR="00233B14">
        <w:tab/>
        <w:t>Confirmation de modification</w:t>
      </w:r>
      <w:r w:rsidR="00233B14">
        <w:tab/>
      </w:r>
      <w:r w:rsidR="00233B14">
        <w:tab/>
        <w:t>Confirmation de suppression</w:t>
      </w:r>
      <w:bookmarkEnd w:id="47"/>
      <w:bookmarkEnd w:id="48"/>
    </w:p>
    <w:p w14:paraId="72D68F73" w14:textId="77777777" w:rsidR="003226F1" w:rsidRPr="003226F1" w:rsidRDefault="003226F1" w:rsidP="003226F1"/>
    <w:p w14:paraId="2C4A2CBC" w14:textId="77777777" w:rsidR="00233B14" w:rsidRDefault="003B6B85" w:rsidP="003226F1">
      <w:r>
        <w:rPr>
          <w:noProof/>
          <w:lang w:eastAsia="fr-CA"/>
        </w:rPr>
        <w:drawing>
          <wp:inline distT="0" distB="0" distL="0" distR="0" wp14:anchorId="1FDAD9F0" wp14:editId="29E7A0EF">
            <wp:extent cx="2101873" cy="10210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3615B503" wp14:editId="79CDF2CD">
            <wp:extent cx="2652962" cy="10287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sidR="00233B14">
        <w:rPr>
          <w:noProof/>
          <w:lang w:eastAsia="fr-CA"/>
        </w:rPr>
        <w:drawing>
          <wp:inline distT="0" distB="0" distL="0" distR="0" wp14:anchorId="6CE8A3F2" wp14:editId="33E67652">
            <wp:extent cx="2588394" cy="1026949"/>
            <wp:effectExtent l="0" t="0" r="254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34A2E8D0" w14:textId="77777777" w:rsidR="00233B14" w:rsidRPr="00233B14" w:rsidRDefault="00233B14" w:rsidP="00233B14"/>
    <w:p w14:paraId="68CA3619" w14:textId="77777777" w:rsidR="00233B14" w:rsidRDefault="00233B14" w:rsidP="003B6B85">
      <w:pPr>
        <w:pStyle w:val="Titre3"/>
      </w:pPr>
      <w:bookmarkStart w:id="49" w:name="_Toc450917406"/>
      <w:bookmarkStart w:id="50" w:name="_Toc460229512"/>
      <w:r>
        <w:t>Erreur de format</w:t>
      </w:r>
      <w:r>
        <w:tab/>
      </w:r>
      <w:r>
        <w:tab/>
      </w:r>
      <w:r>
        <w:tab/>
        <w:t>Erreur de champ vide</w:t>
      </w:r>
      <w:bookmarkEnd w:id="49"/>
      <w:bookmarkEnd w:id="50"/>
    </w:p>
    <w:p w14:paraId="308A4250" w14:textId="77777777" w:rsidR="003B6B85" w:rsidRDefault="00233B14" w:rsidP="003226F1">
      <w:pPr>
        <w:rPr>
          <w:sz w:val="26"/>
          <w:szCs w:val="26"/>
        </w:rPr>
      </w:pPr>
      <w:r>
        <w:rPr>
          <w:noProof/>
          <w:lang w:eastAsia="fr-CA"/>
        </w:rPr>
        <w:drawing>
          <wp:inline distT="0" distB="0" distL="0" distR="0" wp14:anchorId="2B5607EC" wp14:editId="1E7AC44D">
            <wp:extent cx="2231858" cy="1028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30">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66C97019" wp14:editId="58DE5CC7">
            <wp:extent cx="2251153" cy="102108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rsidR="003B6B85">
        <w:br w:type="page"/>
      </w:r>
    </w:p>
    <w:p w14:paraId="431EB9C0" w14:textId="77777777" w:rsidR="009947D5" w:rsidRDefault="009947D5" w:rsidP="00E35EC4">
      <w:pPr>
        <w:pStyle w:val="Titre2"/>
        <w:jc w:val="right"/>
      </w:pPr>
      <w:bookmarkStart w:id="51" w:name="_Toc450917407"/>
      <w:bookmarkStart w:id="52" w:name="_Toc460229513"/>
      <w:r>
        <w:lastRenderedPageBreak/>
        <w:t>Détails d’un statut de contrat</w:t>
      </w:r>
      <w:bookmarkEnd w:id="51"/>
      <w:bookmarkEnd w:id="52"/>
    </w:p>
    <w:p w14:paraId="0CC8C78E" w14:textId="14356716" w:rsidR="003B6B85" w:rsidRDefault="00E35EC4" w:rsidP="009947D5">
      <w:r>
        <w:rPr>
          <w:noProof/>
          <w:lang w:eastAsia="fr-CA"/>
        </w:rPr>
        <w:drawing>
          <wp:inline distT="0" distB="0" distL="0" distR="0" wp14:anchorId="5FC08451" wp14:editId="77A102A5">
            <wp:extent cx="2524125" cy="281963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statut.JPG"/>
                    <pic:cNvPicPr/>
                  </pic:nvPicPr>
                  <pic:blipFill>
                    <a:blip r:embed="rId32">
                      <a:extLst>
                        <a:ext uri="{28A0092B-C50C-407E-A947-70E740481C1C}">
                          <a14:useLocalDpi xmlns:a14="http://schemas.microsoft.com/office/drawing/2010/main" val="0"/>
                        </a:ext>
                      </a:extLst>
                    </a:blip>
                    <a:stretch>
                      <a:fillRect/>
                    </a:stretch>
                  </pic:blipFill>
                  <pic:spPr>
                    <a:xfrm>
                      <a:off x="0" y="0"/>
                      <a:ext cx="2565532" cy="2865889"/>
                    </a:xfrm>
                    <a:prstGeom prst="rect">
                      <a:avLst/>
                    </a:prstGeom>
                  </pic:spPr>
                </pic:pic>
              </a:graphicData>
            </a:graphic>
          </wp:inline>
        </w:drawing>
      </w:r>
    </w:p>
    <w:p w14:paraId="0D9C4D09" w14:textId="77777777" w:rsidR="00940E45" w:rsidRDefault="00940E45" w:rsidP="00940E45">
      <w:pPr>
        <w:pStyle w:val="Titre3"/>
      </w:pPr>
      <w:bookmarkStart w:id="53" w:name="_Toc450917408"/>
      <w:bookmarkStart w:id="54" w:name="_Toc460229514"/>
      <w:r>
        <w:t>Confirmation d’enregistrement</w:t>
      </w:r>
      <w:r>
        <w:tab/>
        <w:t>Confirmation de modification</w:t>
      </w:r>
      <w:r>
        <w:tab/>
      </w:r>
      <w:r>
        <w:tab/>
        <w:t>Confirmation de suppression</w:t>
      </w:r>
      <w:bookmarkEnd w:id="53"/>
      <w:bookmarkEnd w:id="54"/>
    </w:p>
    <w:p w14:paraId="4043F975" w14:textId="77777777" w:rsidR="00940E45" w:rsidRDefault="00940E45" w:rsidP="003226F1">
      <w:r>
        <w:rPr>
          <w:noProof/>
          <w:lang w:eastAsia="fr-CA"/>
        </w:rPr>
        <w:drawing>
          <wp:inline distT="0" distB="0" distL="0" distR="0" wp14:anchorId="50000DF1" wp14:editId="2D23BC28">
            <wp:extent cx="2101873" cy="10210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4EF609B2" wp14:editId="4FDED039">
            <wp:extent cx="2652962" cy="10287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31E6FD64" wp14:editId="0593A146">
            <wp:extent cx="2588394" cy="1026949"/>
            <wp:effectExtent l="0" t="0" r="254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0AC5D746" w14:textId="77777777" w:rsidR="00940E45" w:rsidRPr="00233B14" w:rsidRDefault="00940E45" w:rsidP="00940E45"/>
    <w:p w14:paraId="62E03CC5" w14:textId="77777777" w:rsidR="00940E45" w:rsidRDefault="00940E45" w:rsidP="00940E45">
      <w:pPr>
        <w:pStyle w:val="Titre3"/>
      </w:pPr>
      <w:bookmarkStart w:id="55" w:name="_Toc450917409"/>
      <w:bookmarkStart w:id="56" w:name="_Toc460229515"/>
      <w:r>
        <w:lastRenderedPageBreak/>
        <w:t>Erreur de champ vide</w:t>
      </w:r>
      <w:bookmarkEnd w:id="55"/>
      <w:bookmarkEnd w:id="56"/>
    </w:p>
    <w:p w14:paraId="4F882F14" w14:textId="77777777" w:rsidR="003B6B85" w:rsidRDefault="00940E45" w:rsidP="00940E45">
      <w:r>
        <w:rPr>
          <w:noProof/>
          <w:lang w:eastAsia="fr-CA"/>
        </w:rPr>
        <w:drawing>
          <wp:inline distT="0" distB="0" distL="0" distR="0" wp14:anchorId="0B9EB9E6" wp14:editId="634E5A42">
            <wp:extent cx="2251153" cy="1021080"/>
            <wp:effectExtent l="0" t="0" r="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rsidR="003B6B85">
        <w:br w:type="page"/>
      </w:r>
    </w:p>
    <w:p w14:paraId="3682E01E" w14:textId="77777777" w:rsidR="009947D5" w:rsidRPr="009947D5" w:rsidRDefault="009947D5" w:rsidP="009947D5"/>
    <w:p w14:paraId="55DCAE2C" w14:textId="77777777" w:rsidR="009947D5" w:rsidRDefault="009947D5" w:rsidP="009947D5">
      <w:pPr>
        <w:pStyle w:val="Titre2"/>
        <w:ind w:left="8496"/>
      </w:pPr>
      <w:bookmarkStart w:id="57" w:name="_Toc450917410"/>
      <w:bookmarkStart w:id="58" w:name="_Toc460229516"/>
      <w:r>
        <w:t>Sommaire des catégories d’artiste</w:t>
      </w:r>
      <w:bookmarkEnd w:id="57"/>
      <w:bookmarkEnd w:id="58"/>
    </w:p>
    <w:p w14:paraId="0E12AE92" w14:textId="77777777" w:rsidR="003B6B85" w:rsidRDefault="009947D5" w:rsidP="009947D5">
      <w:r>
        <w:rPr>
          <w:noProof/>
          <w:lang w:eastAsia="fr-CA"/>
        </w:rPr>
        <w:drawing>
          <wp:inline distT="0" distB="0" distL="0" distR="0" wp14:anchorId="4FE98E89" wp14:editId="4E0E0193">
            <wp:extent cx="8229600" cy="22459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aire categories artiste.JPG"/>
                    <pic:cNvPicPr/>
                  </pic:nvPicPr>
                  <pic:blipFill>
                    <a:blip r:embed="rId33">
                      <a:extLst>
                        <a:ext uri="{28A0092B-C50C-407E-A947-70E740481C1C}">
                          <a14:useLocalDpi xmlns:a14="http://schemas.microsoft.com/office/drawing/2010/main" val="0"/>
                        </a:ext>
                      </a:extLst>
                    </a:blip>
                    <a:stretch>
                      <a:fillRect/>
                    </a:stretch>
                  </pic:blipFill>
                  <pic:spPr>
                    <a:xfrm>
                      <a:off x="0" y="0"/>
                      <a:ext cx="8229600" cy="2245995"/>
                    </a:xfrm>
                    <a:prstGeom prst="rect">
                      <a:avLst/>
                    </a:prstGeom>
                  </pic:spPr>
                </pic:pic>
              </a:graphicData>
            </a:graphic>
          </wp:inline>
        </w:drawing>
      </w:r>
    </w:p>
    <w:p w14:paraId="7DBFCFAE" w14:textId="77777777" w:rsidR="003B6B85" w:rsidRDefault="003B6B85" w:rsidP="003B6B85">
      <w:r>
        <w:br w:type="page"/>
      </w:r>
    </w:p>
    <w:p w14:paraId="428F52B4" w14:textId="77777777" w:rsidR="009947D5" w:rsidRDefault="009947D5" w:rsidP="009947D5"/>
    <w:p w14:paraId="0F648D0C" w14:textId="77777777" w:rsidR="009947D5" w:rsidRDefault="009947D5" w:rsidP="009947D5">
      <w:pPr>
        <w:pStyle w:val="Titre2"/>
        <w:ind w:left="8496"/>
      </w:pPr>
      <w:bookmarkStart w:id="59" w:name="_Toc450917411"/>
      <w:bookmarkStart w:id="60" w:name="_Toc460229517"/>
      <w:r>
        <w:t>Détails d’une catégorie d’artiste</w:t>
      </w:r>
      <w:bookmarkEnd w:id="59"/>
      <w:bookmarkEnd w:id="60"/>
    </w:p>
    <w:p w14:paraId="1F83CE0B" w14:textId="4247BA67" w:rsidR="009947D5" w:rsidRDefault="00E35EC4" w:rsidP="009947D5">
      <w:r>
        <w:rPr>
          <w:noProof/>
          <w:lang w:eastAsia="fr-CA"/>
        </w:rPr>
        <w:drawing>
          <wp:inline distT="0" distB="0" distL="0" distR="0" wp14:anchorId="54C6DB1B" wp14:editId="6BD084E8">
            <wp:extent cx="2200275" cy="282627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ategorie artiste.JPG"/>
                    <pic:cNvPicPr/>
                  </pic:nvPicPr>
                  <pic:blipFill>
                    <a:blip r:embed="rId34">
                      <a:extLst>
                        <a:ext uri="{28A0092B-C50C-407E-A947-70E740481C1C}">
                          <a14:useLocalDpi xmlns:a14="http://schemas.microsoft.com/office/drawing/2010/main" val="0"/>
                        </a:ext>
                      </a:extLst>
                    </a:blip>
                    <a:stretch>
                      <a:fillRect/>
                    </a:stretch>
                  </pic:blipFill>
                  <pic:spPr>
                    <a:xfrm>
                      <a:off x="0" y="0"/>
                      <a:ext cx="2218627" cy="2849844"/>
                    </a:xfrm>
                    <a:prstGeom prst="rect">
                      <a:avLst/>
                    </a:prstGeom>
                  </pic:spPr>
                </pic:pic>
              </a:graphicData>
            </a:graphic>
          </wp:inline>
        </w:drawing>
      </w:r>
    </w:p>
    <w:p w14:paraId="1E8436D1" w14:textId="77777777" w:rsidR="00940E45" w:rsidRDefault="00940E45" w:rsidP="00940E45">
      <w:pPr>
        <w:pStyle w:val="Titre3"/>
      </w:pPr>
      <w:bookmarkStart w:id="61" w:name="_Toc450917412"/>
      <w:bookmarkStart w:id="62" w:name="_Toc460229518"/>
      <w:r>
        <w:t>Confirmation d’enregistrement</w:t>
      </w:r>
      <w:r>
        <w:tab/>
        <w:t>Confirmation de modification</w:t>
      </w:r>
      <w:r>
        <w:tab/>
      </w:r>
      <w:r>
        <w:tab/>
        <w:t>Confirmation de suppression</w:t>
      </w:r>
      <w:bookmarkEnd w:id="61"/>
      <w:bookmarkEnd w:id="62"/>
    </w:p>
    <w:p w14:paraId="5137B9F4" w14:textId="77777777" w:rsidR="00940E45" w:rsidRDefault="00940E45" w:rsidP="00706304">
      <w:r>
        <w:rPr>
          <w:noProof/>
          <w:lang w:eastAsia="fr-CA"/>
        </w:rPr>
        <w:drawing>
          <wp:inline distT="0" distB="0" distL="0" distR="0" wp14:anchorId="621E9C9D" wp14:editId="4B6B1D23">
            <wp:extent cx="2101873" cy="102108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674999FC" wp14:editId="0DA54353">
            <wp:extent cx="2652962" cy="10287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18147469" wp14:editId="63C2AEE4">
            <wp:extent cx="2588394" cy="1026949"/>
            <wp:effectExtent l="0" t="0" r="254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61E5B129" w14:textId="77777777" w:rsidR="00940E45" w:rsidRDefault="00940E45" w:rsidP="00940E45">
      <w:pPr>
        <w:pStyle w:val="Titre3"/>
      </w:pPr>
      <w:bookmarkStart w:id="63" w:name="_Toc450917413"/>
      <w:bookmarkStart w:id="64" w:name="_Toc460229519"/>
      <w:r>
        <w:lastRenderedPageBreak/>
        <w:t>Erreur de champ vide</w:t>
      </w:r>
      <w:bookmarkEnd w:id="63"/>
      <w:bookmarkEnd w:id="64"/>
    </w:p>
    <w:p w14:paraId="43CA64D6" w14:textId="77777777" w:rsidR="00940E45" w:rsidRDefault="00940E45" w:rsidP="00940E45">
      <w:r>
        <w:rPr>
          <w:noProof/>
          <w:lang w:eastAsia="fr-CA"/>
        </w:rPr>
        <w:drawing>
          <wp:inline distT="0" distB="0" distL="0" distR="0" wp14:anchorId="3EBC5D5C" wp14:editId="5B5667EA">
            <wp:extent cx="2251153" cy="10210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468B31A5" w14:textId="77777777" w:rsidR="009947D5" w:rsidRDefault="009947D5" w:rsidP="009947D5">
      <w:pPr>
        <w:pStyle w:val="Titre2"/>
        <w:ind w:left="10620"/>
      </w:pPr>
      <w:bookmarkStart w:id="65" w:name="_Toc450917414"/>
      <w:bookmarkStart w:id="66" w:name="_Toc460229520"/>
      <w:r>
        <w:lastRenderedPageBreak/>
        <w:t>Détails d’un artiste</w:t>
      </w:r>
      <w:bookmarkEnd w:id="65"/>
      <w:bookmarkEnd w:id="66"/>
    </w:p>
    <w:p w14:paraId="64FC60DA" w14:textId="33500D0E" w:rsidR="00804401" w:rsidRDefault="00E35EC4" w:rsidP="009947D5">
      <w:r>
        <w:rPr>
          <w:noProof/>
          <w:lang w:eastAsia="fr-CA"/>
        </w:rPr>
        <w:drawing>
          <wp:inline distT="0" distB="0" distL="0" distR="0" wp14:anchorId="21119BAB" wp14:editId="3B8DB0D5">
            <wp:extent cx="6832062" cy="5521260"/>
            <wp:effectExtent l="0" t="0" r="6985"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artiste.JPG"/>
                    <pic:cNvPicPr/>
                  </pic:nvPicPr>
                  <pic:blipFill>
                    <a:blip r:embed="rId35">
                      <a:extLst>
                        <a:ext uri="{28A0092B-C50C-407E-A947-70E740481C1C}">
                          <a14:useLocalDpi xmlns:a14="http://schemas.microsoft.com/office/drawing/2010/main" val="0"/>
                        </a:ext>
                      </a:extLst>
                    </a:blip>
                    <a:stretch>
                      <a:fillRect/>
                    </a:stretch>
                  </pic:blipFill>
                  <pic:spPr>
                    <a:xfrm>
                      <a:off x="0" y="0"/>
                      <a:ext cx="6832062" cy="5521260"/>
                    </a:xfrm>
                    <a:prstGeom prst="rect">
                      <a:avLst/>
                    </a:prstGeom>
                  </pic:spPr>
                </pic:pic>
              </a:graphicData>
            </a:graphic>
          </wp:inline>
        </w:drawing>
      </w:r>
    </w:p>
    <w:p w14:paraId="411C8A33" w14:textId="77777777" w:rsidR="00804401" w:rsidRDefault="00804401" w:rsidP="00804401">
      <w:pPr>
        <w:pStyle w:val="Titre3"/>
      </w:pPr>
      <w:bookmarkStart w:id="67" w:name="_Toc450917415"/>
      <w:bookmarkStart w:id="68" w:name="_Toc460229521"/>
      <w:r>
        <w:lastRenderedPageBreak/>
        <w:t>Confirmation d’enregistrement</w:t>
      </w:r>
      <w:r>
        <w:tab/>
        <w:t>Confirmation de modification</w:t>
      </w:r>
      <w:r>
        <w:tab/>
      </w:r>
      <w:r>
        <w:tab/>
        <w:t>Confirmation de suppression</w:t>
      </w:r>
      <w:bookmarkEnd w:id="67"/>
      <w:bookmarkEnd w:id="68"/>
    </w:p>
    <w:p w14:paraId="7EEE9BCB" w14:textId="77777777" w:rsidR="00804401" w:rsidRDefault="00804401" w:rsidP="00706304">
      <w:r>
        <w:rPr>
          <w:noProof/>
          <w:lang w:eastAsia="fr-CA"/>
        </w:rPr>
        <w:drawing>
          <wp:inline distT="0" distB="0" distL="0" distR="0" wp14:anchorId="43608526" wp14:editId="68E0DB25">
            <wp:extent cx="2101873" cy="102108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1543FA34" wp14:editId="6BE2559C">
            <wp:extent cx="2652962" cy="10287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64FB2EC4" wp14:editId="133E0107">
            <wp:extent cx="2588394" cy="1026949"/>
            <wp:effectExtent l="0" t="0" r="254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22DBAFB6" w14:textId="77777777" w:rsidR="00804401" w:rsidRPr="00233B14" w:rsidRDefault="00804401" w:rsidP="00804401"/>
    <w:p w14:paraId="60F0A16C" w14:textId="77777777" w:rsidR="00804401" w:rsidRDefault="00804401" w:rsidP="00804401">
      <w:pPr>
        <w:pStyle w:val="Titre3"/>
      </w:pPr>
      <w:bookmarkStart w:id="69" w:name="_Toc450917416"/>
      <w:bookmarkStart w:id="70" w:name="_Toc460229522"/>
      <w:r>
        <w:t>Erreur de champ vide</w:t>
      </w:r>
      <w:bookmarkEnd w:id="69"/>
      <w:bookmarkEnd w:id="70"/>
    </w:p>
    <w:p w14:paraId="0A6D90F1" w14:textId="77777777" w:rsidR="00804401" w:rsidRDefault="00804401" w:rsidP="00804401">
      <w:r>
        <w:rPr>
          <w:noProof/>
          <w:lang w:eastAsia="fr-CA"/>
        </w:rPr>
        <w:drawing>
          <wp:inline distT="0" distB="0" distL="0" distR="0" wp14:anchorId="4CBA2BA1" wp14:editId="1D28A146">
            <wp:extent cx="2251153" cy="1021080"/>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br w:type="page"/>
      </w:r>
    </w:p>
    <w:p w14:paraId="285E25D3" w14:textId="77777777" w:rsidR="009947D5" w:rsidRDefault="009947D5" w:rsidP="009947D5"/>
    <w:p w14:paraId="3EDDD2F0" w14:textId="77777777" w:rsidR="009947D5" w:rsidRDefault="009947D5" w:rsidP="009947D5">
      <w:pPr>
        <w:pStyle w:val="Titre2"/>
        <w:ind w:left="9912"/>
      </w:pPr>
      <w:bookmarkStart w:id="71" w:name="_Toc450917417"/>
      <w:bookmarkStart w:id="72" w:name="_Toc460229523"/>
      <w:r>
        <w:t>Détails des engagements</w:t>
      </w:r>
      <w:bookmarkEnd w:id="71"/>
      <w:bookmarkEnd w:id="72"/>
    </w:p>
    <w:p w14:paraId="5EF21F5F" w14:textId="4FA7D688" w:rsidR="00804401" w:rsidRDefault="00E35EC4" w:rsidP="009947D5">
      <w:r>
        <w:rPr>
          <w:noProof/>
          <w:lang w:eastAsia="fr-CA"/>
        </w:rPr>
        <w:drawing>
          <wp:inline distT="0" distB="0" distL="0" distR="0" wp14:anchorId="74DE1258" wp14:editId="0672AC3D">
            <wp:extent cx="5882747" cy="4146323"/>
            <wp:effectExtent l="0" t="0" r="381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engagement.JPG"/>
                    <pic:cNvPicPr/>
                  </pic:nvPicPr>
                  <pic:blipFill>
                    <a:blip r:embed="rId36">
                      <a:extLst>
                        <a:ext uri="{28A0092B-C50C-407E-A947-70E740481C1C}">
                          <a14:useLocalDpi xmlns:a14="http://schemas.microsoft.com/office/drawing/2010/main" val="0"/>
                        </a:ext>
                      </a:extLst>
                    </a:blip>
                    <a:stretch>
                      <a:fillRect/>
                    </a:stretch>
                  </pic:blipFill>
                  <pic:spPr>
                    <a:xfrm>
                      <a:off x="0" y="0"/>
                      <a:ext cx="5882747" cy="4146323"/>
                    </a:xfrm>
                    <a:prstGeom prst="rect">
                      <a:avLst/>
                    </a:prstGeom>
                  </pic:spPr>
                </pic:pic>
              </a:graphicData>
            </a:graphic>
          </wp:inline>
        </w:drawing>
      </w:r>
    </w:p>
    <w:p w14:paraId="09AA65B8" w14:textId="77777777" w:rsidR="00804401" w:rsidRDefault="00804401" w:rsidP="00804401">
      <w:r>
        <w:br w:type="page"/>
      </w:r>
    </w:p>
    <w:p w14:paraId="690CEE07" w14:textId="77777777" w:rsidR="00804401" w:rsidRDefault="00804401" w:rsidP="00804401">
      <w:pPr>
        <w:pStyle w:val="Titre3"/>
      </w:pPr>
      <w:bookmarkStart w:id="73" w:name="_Toc450917418"/>
      <w:bookmarkStart w:id="74" w:name="_Toc460229524"/>
      <w:r>
        <w:lastRenderedPageBreak/>
        <w:t>Confirmation d’enregistrement</w:t>
      </w:r>
      <w:r>
        <w:tab/>
        <w:t>Confirmation de modification</w:t>
      </w:r>
      <w:r>
        <w:tab/>
      </w:r>
      <w:r>
        <w:tab/>
        <w:t>Confirmation de suppression</w:t>
      </w:r>
      <w:bookmarkEnd w:id="73"/>
      <w:bookmarkEnd w:id="74"/>
    </w:p>
    <w:p w14:paraId="30146680" w14:textId="77777777" w:rsidR="00804401" w:rsidRDefault="00804401" w:rsidP="00706304">
      <w:r>
        <w:rPr>
          <w:noProof/>
          <w:lang w:eastAsia="fr-CA"/>
        </w:rPr>
        <w:drawing>
          <wp:inline distT="0" distB="0" distL="0" distR="0" wp14:anchorId="4D970FBC" wp14:editId="37437564">
            <wp:extent cx="2101873" cy="10210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31FB4BDB" wp14:editId="1099D1D3">
            <wp:extent cx="2652962" cy="10287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78134724" wp14:editId="169D38D3">
            <wp:extent cx="2588394" cy="1026949"/>
            <wp:effectExtent l="0" t="0" r="254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19ACFBD1" w14:textId="77777777" w:rsidR="00804401" w:rsidRPr="00233B14" w:rsidRDefault="00804401" w:rsidP="00804401"/>
    <w:p w14:paraId="1C454710" w14:textId="77777777" w:rsidR="00804401" w:rsidRDefault="00804401" w:rsidP="00804401">
      <w:pPr>
        <w:pStyle w:val="Titre3"/>
      </w:pPr>
      <w:bookmarkStart w:id="75" w:name="_Toc450917419"/>
      <w:bookmarkStart w:id="76" w:name="_Toc460229525"/>
      <w:r>
        <w:t>Erreur de format</w:t>
      </w:r>
      <w:r>
        <w:tab/>
      </w:r>
      <w:r>
        <w:tab/>
      </w:r>
      <w:r>
        <w:tab/>
        <w:t>Erreur de champ vide</w:t>
      </w:r>
      <w:bookmarkEnd w:id="75"/>
      <w:bookmarkEnd w:id="76"/>
    </w:p>
    <w:p w14:paraId="28C3E4E4" w14:textId="77777777" w:rsidR="009947D5" w:rsidRDefault="00804401" w:rsidP="00804401">
      <w:r>
        <w:rPr>
          <w:noProof/>
          <w:lang w:eastAsia="fr-CA"/>
        </w:rPr>
        <w:drawing>
          <wp:inline distT="0" distB="0" distL="0" distR="0" wp14:anchorId="2899BD29" wp14:editId="2CFAA4D0">
            <wp:extent cx="2231858" cy="10287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30">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26918E04" wp14:editId="3901E9C0">
            <wp:extent cx="2251153" cy="1021080"/>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7E30BB84" w14:textId="77777777" w:rsidR="009947D5" w:rsidRDefault="009947D5" w:rsidP="009947D5">
      <w:pPr>
        <w:pStyle w:val="Titre2"/>
        <w:ind w:left="9912"/>
      </w:pPr>
      <w:bookmarkStart w:id="77" w:name="_Toc450917420"/>
      <w:bookmarkStart w:id="78" w:name="_Toc460229526"/>
      <w:r>
        <w:lastRenderedPageBreak/>
        <w:t>Détails des exigences</w:t>
      </w:r>
      <w:bookmarkEnd w:id="77"/>
      <w:bookmarkEnd w:id="78"/>
    </w:p>
    <w:p w14:paraId="2E96BC1A" w14:textId="28799CB9" w:rsidR="00804401" w:rsidRDefault="00E35EC4" w:rsidP="009947D5">
      <w:r>
        <w:rPr>
          <w:noProof/>
          <w:lang w:eastAsia="fr-CA"/>
        </w:rPr>
        <w:drawing>
          <wp:inline distT="0" distB="0" distL="0" distR="0" wp14:anchorId="5C7E2379" wp14:editId="6E23B09F">
            <wp:extent cx="6896100" cy="370202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exigence.JPG"/>
                    <pic:cNvPicPr/>
                  </pic:nvPicPr>
                  <pic:blipFill>
                    <a:blip r:embed="rId37">
                      <a:extLst>
                        <a:ext uri="{28A0092B-C50C-407E-A947-70E740481C1C}">
                          <a14:useLocalDpi xmlns:a14="http://schemas.microsoft.com/office/drawing/2010/main" val="0"/>
                        </a:ext>
                      </a:extLst>
                    </a:blip>
                    <a:stretch>
                      <a:fillRect/>
                    </a:stretch>
                  </pic:blipFill>
                  <pic:spPr>
                    <a:xfrm>
                      <a:off x="0" y="0"/>
                      <a:ext cx="6899834" cy="3704031"/>
                    </a:xfrm>
                    <a:prstGeom prst="rect">
                      <a:avLst/>
                    </a:prstGeom>
                  </pic:spPr>
                </pic:pic>
              </a:graphicData>
            </a:graphic>
          </wp:inline>
        </w:drawing>
      </w:r>
    </w:p>
    <w:p w14:paraId="67BB02BE" w14:textId="77777777" w:rsidR="00804401" w:rsidRDefault="00804401" w:rsidP="00804401">
      <w:r>
        <w:br w:type="page"/>
      </w:r>
    </w:p>
    <w:p w14:paraId="0C650FF0" w14:textId="77777777" w:rsidR="00804401" w:rsidRDefault="00804401" w:rsidP="00804401">
      <w:pPr>
        <w:pStyle w:val="Titre3"/>
      </w:pPr>
      <w:bookmarkStart w:id="79" w:name="_Toc450917421"/>
      <w:bookmarkStart w:id="80" w:name="_Toc460229527"/>
      <w:r>
        <w:lastRenderedPageBreak/>
        <w:t>Confirmation d’enregistrement</w:t>
      </w:r>
      <w:r>
        <w:tab/>
        <w:t>Confirmation de modification</w:t>
      </w:r>
      <w:r>
        <w:tab/>
      </w:r>
      <w:r>
        <w:tab/>
        <w:t>Confirmation de suppression</w:t>
      </w:r>
      <w:bookmarkEnd w:id="79"/>
      <w:bookmarkEnd w:id="80"/>
    </w:p>
    <w:p w14:paraId="1C2126A8" w14:textId="77777777" w:rsidR="00804401" w:rsidRDefault="00804401" w:rsidP="00706304">
      <w:r>
        <w:rPr>
          <w:noProof/>
          <w:lang w:eastAsia="fr-CA"/>
        </w:rPr>
        <w:drawing>
          <wp:inline distT="0" distB="0" distL="0" distR="0" wp14:anchorId="4ACB1CB3" wp14:editId="6D18E394">
            <wp:extent cx="2101873" cy="1021080"/>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6EDF9BD3" wp14:editId="1369DF9F">
            <wp:extent cx="2652962" cy="10287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5FB494E0" wp14:editId="2DC04578">
            <wp:extent cx="2588394" cy="1026949"/>
            <wp:effectExtent l="0" t="0" r="254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3ED4C4E9" w14:textId="77777777" w:rsidR="00804401" w:rsidRPr="00233B14" w:rsidRDefault="00804401" w:rsidP="00804401"/>
    <w:p w14:paraId="0392FC3C" w14:textId="77777777" w:rsidR="00804401" w:rsidRDefault="00804401" w:rsidP="00804401">
      <w:pPr>
        <w:pStyle w:val="Titre3"/>
      </w:pPr>
      <w:bookmarkStart w:id="81" w:name="_Toc450917422"/>
      <w:bookmarkStart w:id="82" w:name="_Toc460229528"/>
      <w:r>
        <w:t>Erreur de format</w:t>
      </w:r>
      <w:r>
        <w:tab/>
      </w:r>
      <w:r>
        <w:tab/>
      </w:r>
      <w:r>
        <w:tab/>
        <w:t>Erreur de champ vide</w:t>
      </w:r>
      <w:bookmarkEnd w:id="81"/>
      <w:bookmarkEnd w:id="82"/>
    </w:p>
    <w:p w14:paraId="38E33841" w14:textId="77777777" w:rsidR="009947D5" w:rsidRDefault="00804401" w:rsidP="00804401">
      <w:r>
        <w:rPr>
          <w:noProof/>
          <w:lang w:eastAsia="fr-CA"/>
        </w:rPr>
        <w:drawing>
          <wp:inline distT="0" distB="0" distL="0" distR="0" wp14:anchorId="4435DC3E" wp14:editId="614F1395">
            <wp:extent cx="2231858" cy="10287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30">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31AF2BE6" wp14:editId="2833D832">
            <wp:extent cx="2251153" cy="1021080"/>
            <wp:effectExtent l="0" t="0" r="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7FF1E0C3" w14:textId="77777777" w:rsidR="008642DF" w:rsidRDefault="008642DF">
      <w:r>
        <w:br w:type="page"/>
      </w:r>
    </w:p>
    <w:p w14:paraId="7D48A028" w14:textId="77777777" w:rsidR="009947D5" w:rsidRDefault="008642DF" w:rsidP="008642DF">
      <w:pPr>
        <w:pStyle w:val="Titre1"/>
      </w:pPr>
      <w:bookmarkStart w:id="83" w:name="_Toc450917423"/>
      <w:bookmarkStart w:id="84" w:name="_Toc460229529"/>
      <w:r>
        <w:lastRenderedPageBreak/>
        <w:t>Diagramme de classe</w:t>
      </w:r>
      <w:bookmarkEnd w:id="83"/>
      <w:bookmarkEnd w:id="84"/>
    </w:p>
    <w:p w14:paraId="66352088" w14:textId="416F241D" w:rsidR="00745CB4" w:rsidRPr="00745CB4" w:rsidRDefault="00E8571D" w:rsidP="0089473B">
      <w:pPr>
        <w:ind w:left="-567"/>
      </w:pPr>
      <w:r>
        <w:rPr>
          <w:noProof/>
          <w:lang w:eastAsia="fr-CA"/>
        </w:rPr>
        <w:drawing>
          <wp:anchor distT="0" distB="0" distL="114300" distR="114300" simplePos="0" relativeHeight="251663360" behindDoc="1" locked="0" layoutInCell="1" allowOverlap="1" wp14:anchorId="1EC8FEA9" wp14:editId="3C8828AD">
            <wp:simplePos x="0" y="0"/>
            <wp:positionH relativeFrom="column">
              <wp:posOffset>-361950</wp:posOffset>
            </wp:positionH>
            <wp:positionV relativeFrom="paragraph">
              <wp:posOffset>2540</wp:posOffset>
            </wp:positionV>
            <wp:extent cx="8229600" cy="4451985"/>
            <wp:effectExtent l="0" t="0" r="0" b="5715"/>
            <wp:wrapTight wrapText="bothSides">
              <wp:wrapPolygon edited="0">
                <wp:start x="0" y="0"/>
                <wp:lineTo x="0" y="21535"/>
                <wp:lineTo x="21550" y="21535"/>
                <wp:lineTo x="21550"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ceptuel_Pack_Contrat.jpg"/>
                    <pic:cNvPicPr/>
                  </pic:nvPicPr>
                  <pic:blipFill>
                    <a:blip r:embed="rId38">
                      <a:extLst>
                        <a:ext uri="{28A0092B-C50C-407E-A947-70E740481C1C}">
                          <a14:useLocalDpi xmlns:a14="http://schemas.microsoft.com/office/drawing/2010/main" val="0"/>
                        </a:ext>
                      </a:extLst>
                    </a:blip>
                    <a:stretch>
                      <a:fillRect/>
                    </a:stretch>
                  </pic:blipFill>
                  <pic:spPr>
                    <a:xfrm>
                      <a:off x="0" y="0"/>
                      <a:ext cx="8229600" cy="4451985"/>
                    </a:xfrm>
                    <a:prstGeom prst="rect">
                      <a:avLst/>
                    </a:prstGeom>
                  </pic:spPr>
                </pic:pic>
              </a:graphicData>
            </a:graphic>
          </wp:anchor>
        </w:drawing>
      </w:r>
    </w:p>
    <w:sectPr w:rsidR="00745CB4" w:rsidRPr="00745CB4" w:rsidSect="00745CB4">
      <w:pgSz w:w="15840" w:h="12240" w:orient="landscape"/>
      <w:pgMar w:top="851" w:right="1440" w:bottom="1134"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utilisateur" w:date="2016-08-25T00:08:00Z" w:initials="u">
    <w:p w14:paraId="4367E57F" w14:textId="2A6C8E0A" w:rsidR="00E6237B" w:rsidRDefault="00E6237B">
      <w:pPr>
        <w:pStyle w:val="Commentaire"/>
      </w:pPr>
      <w:r>
        <w:rPr>
          <w:rStyle w:val="Marquedecommentaire"/>
        </w:rPr>
        <w:annotationRef/>
      </w:r>
      <w:r>
        <w:t>?? cmt seront numéroté les description narrative??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67E57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EB11F8" w14:textId="77777777" w:rsidR="00B13689" w:rsidRDefault="00B13689" w:rsidP="00F732E6">
      <w:pPr>
        <w:spacing w:after="0" w:line="240" w:lineRule="auto"/>
      </w:pPr>
      <w:r>
        <w:separator/>
      </w:r>
    </w:p>
  </w:endnote>
  <w:endnote w:type="continuationSeparator" w:id="0">
    <w:p w14:paraId="338419AF" w14:textId="77777777" w:rsidR="00B13689" w:rsidRDefault="00B13689" w:rsidP="00F732E6">
      <w:pPr>
        <w:spacing w:after="0" w:line="240" w:lineRule="auto"/>
      </w:pPr>
      <w:r>
        <w:continuationSeparator/>
      </w:r>
    </w:p>
  </w:endnote>
  <w:endnote w:type="continuationNotice" w:id="1">
    <w:p w14:paraId="62A6DAB3" w14:textId="77777777" w:rsidR="00B13689" w:rsidRDefault="00B136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1"/>
      <w:gridCol w:w="7739"/>
    </w:tblGrid>
    <w:tr w:rsidR="00E6237B" w14:paraId="3390048A" w14:textId="77777777">
      <w:tc>
        <w:tcPr>
          <w:tcW w:w="918" w:type="dxa"/>
        </w:tcPr>
        <w:p w14:paraId="76154A8F" w14:textId="77777777" w:rsidR="00E6237B" w:rsidRDefault="00E6237B">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B5027C" w:rsidRPr="00B5027C">
            <w:rPr>
              <w:b/>
              <w:bCs/>
              <w:noProof/>
              <w:color w:val="4F81BD" w:themeColor="accent1"/>
              <w:sz w:val="32"/>
              <w:szCs w:val="32"/>
              <w:lang w:val="fr-FR"/>
              <w14:shadow w14:blurRad="50800" w14:dist="38100" w14:dir="2700000" w14:sx="100000" w14:sy="100000" w14:kx="0" w14:ky="0" w14:algn="tl">
                <w14:srgbClr w14:val="000000">
                  <w14:alpha w14:val="60000"/>
                </w14:srgbClr>
              </w14:shadow>
              <w14:numForm w14:val="oldStyle"/>
            </w:rPr>
            <w:t>42</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29DA3780" w14:textId="6DE6E30E" w:rsidR="00E6237B" w:rsidRDefault="00E6237B" w:rsidP="002424C8">
          <w:pPr>
            <w:pStyle w:val="Pieddepage"/>
          </w:pPr>
          <w:r>
            <w:t xml:space="preserve">Raphael Coté/Pierre-Alexandre Pageau/Kevin Kuété-Moffo/Simon Girard </w:t>
          </w:r>
        </w:p>
      </w:tc>
    </w:tr>
  </w:tbl>
  <w:p w14:paraId="370AF035" w14:textId="77777777" w:rsidR="00E6237B" w:rsidRDefault="00E6237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AB009D" w14:textId="77777777" w:rsidR="00B13689" w:rsidRDefault="00B13689" w:rsidP="00F732E6">
      <w:pPr>
        <w:spacing w:after="0" w:line="240" w:lineRule="auto"/>
      </w:pPr>
      <w:r>
        <w:separator/>
      </w:r>
    </w:p>
  </w:footnote>
  <w:footnote w:type="continuationSeparator" w:id="0">
    <w:p w14:paraId="5149509C" w14:textId="77777777" w:rsidR="00B13689" w:rsidRDefault="00B13689" w:rsidP="00F732E6">
      <w:pPr>
        <w:spacing w:after="0" w:line="240" w:lineRule="auto"/>
      </w:pPr>
      <w:r>
        <w:continuationSeparator/>
      </w:r>
    </w:p>
  </w:footnote>
  <w:footnote w:type="continuationNotice" w:id="1">
    <w:p w14:paraId="7B0F4F0D" w14:textId="77777777" w:rsidR="00B13689" w:rsidRDefault="00B13689">
      <w:pPr>
        <w:spacing w:after="0" w:line="240" w:lineRule="auto"/>
      </w:pPr>
    </w:p>
  </w:footnote>
  <w:footnote w:id="2">
    <w:p w14:paraId="202565C4" w14:textId="77777777" w:rsidR="00E6237B" w:rsidRPr="00BF40E1" w:rsidRDefault="00E6237B">
      <w:pPr>
        <w:pStyle w:val="Notedebasdepage"/>
      </w:pPr>
      <w:r>
        <w:rPr>
          <w:rStyle w:val="Appelnotedebasdep"/>
        </w:rPr>
        <w:footnoteRef/>
      </w:r>
      <w:r>
        <w:t xml:space="preserve"> Chaque partie de gestion comportera des interfaces, des diagrammes de cas d’utilisation ainsi que des descriptions narratives.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537"/>
      <w:gridCol w:w="1103"/>
    </w:tblGrid>
    <w:tr w:rsidR="00E6237B" w14:paraId="1096364C" w14:textId="77777777">
      <w:trPr>
        <w:trHeight w:val="288"/>
      </w:trPr>
      <w:sdt>
        <w:sdtPr>
          <w:rPr>
            <w:rFonts w:asciiTheme="majorHAnsi" w:eastAsiaTheme="majorEastAsia" w:hAnsiTheme="majorHAnsi" w:cstheme="majorBidi"/>
            <w:sz w:val="36"/>
            <w:szCs w:val="36"/>
          </w:rPr>
          <w:alias w:val="Titre"/>
          <w:id w:val="1585881567"/>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14:paraId="25F84EAE" w14:textId="77777777" w:rsidR="00E6237B" w:rsidRDefault="00E6237B">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Projet Modélisation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1054278739"/>
          <w:dataBinding w:prefixMappings="xmlns:ns0='http://schemas.microsoft.com/office/2006/coverPageProps'" w:xpath="/ns0:CoverPageProperties[1]/ns0:PublishDate[1]" w:storeItemID="{55AF091B-3C7A-41E3-B477-F2FDAA23CFDA}"/>
          <w:date w:fullDate="2016-05-13T00:00:00Z">
            <w:dateFormat w:val="yyyy"/>
            <w:lid w:val="fr-FR"/>
            <w:storeMappedDataAs w:val="dateTime"/>
            <w:calendar w:val="gregorian"/>
          </w:date>
        </w:sdtPr>
        <w:sdtEndPr/>
        <w:sdtContent>
          <w:tc>
            <w:tcPr>
              <w:tcW w:w="1105" w:type="dxa"/>
            </w:tcPr>
            <w:p w14:paraId="41EF3377" w14:textId="77777777" w:rsidR="00E6237B" w:rsidRDefault="00E6237B">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fr-FR"/>
                  <w14:shadow w14:blurRad="50800" w14:dist="38100" w14:dir="2700000" w14:sx="100000" w14:sy="100000" w14:kx="0" w14:ky="0" w14:algn="tl">
                    <w14:srgbClr w14:val="000000">
                      <w14:alpha w14:val="60000"/>
                    </w14:srgbClr>
                  </w14:shadow>
                  <w14:numForm w14:val="oldStyle"/>
                </w:rPr>
                <w:t>2016</w:t>
              </w:r>
            </w:p>
          </w:tc>
        </w:sdtContent>
      </w:sdt>
    </w:tr>
  </w:tbl>
  <w:p w14:paraId="6DADC1D2" w14:textId="77777777" w:rsidR="00E6237B" w:rsidRDefault="00E6237B">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51"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5652"/>
      <w:gridCol w:w="2731"/>
    </w:tblGrid>
    <w:tr w:rsidR="00E6237B" w14:paraId="3EA91F0D" w14:textId="77777777" w:rsidTr="00146BD2">
      <w:trPr>
        <w:trHeight w:val="279"/>
      </w:trPr>
      <w:sdt>
        <w:sdtPr>
          <w:rPr>
            <w:rFonts w:asciiTheme="majorHAnsi" w:eastAsiaTheme="majorEastAsia" w:hAnsiTheme="majorHAnsi" w:cstheme="majorBidi"/>
            <w:sz w:val="36"/>
            <w:szCs w:val="36"/>
          </w:rPr>
          <w:alias w:val="Titre"/>
          <w:id w:val="834260498"/>
          <w:dataBinding w:prefixMappings="xmlns:ns0='http://schemas.openxmlformats.org/package/2006/metadata/core-properties' xmlns:ns1='http://purl.org/dc/elements/1.1/'" w:xpath="/ns0:coreProperties[1]/ns1:title[1]" w:storeItemID="{6C3C8BC8-F283-45AE-878A-BAB7291924A1}"/>
          <w:text/>
        </w:sdtPr>
        <w:sdtEndPr/>
        <w:sdtContent>
          <w:tc>
            <w:tcPr>
              <w:tcW w:w="8610" w:type="dxa"/>
            </w:tcPr>
            <w:p w14:paraId="6413478B" w14:textId="77777777" w:rsidR="00E6237B" w:rsidRDefault="00E6237B" w:rsidP="00745CB4">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Projet Modélisation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36890295"/>
          <w:dataBinding w:prefixMappings="xmlns:ns0='http://schemas.microsoft.com/office/2006/coverPageProps'" w:xpath="/ns0:CoverPageProperties[1]/ns0:PublishDate[1]" w:storeItemID="{55AF091B-3C7A-41E3-B477-F2FDAA23CFDA}"/>
          <w:date w:fullDate="2016-05-13T00:00:00Z">
            <w:dateFormat w:val="yyyy"/>
            <w:lid w:val="fr-FR"/>
            <w:storeMappedDataAs w:val="dateTime"/>
            <w:calendar w:val="gregorian"/>
          </w:date>
        </w:sdtPr>
        <w:sdtEndPr/>
        <w:sdtContent>
          <w:tc>
            <w:tcPr>
              <w:tcW w:w="4186" w:type="dxa"/>
            </w:tcPr>
            <w:p w14:paraId="52AC7FA1" w14:textId="77777777" w:rsidR="00E6237B" w:rsidRDefault="00E6237B" w:rsidP="00745CB4">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fr-FR"/>
                  <w14:shadow w14:blurRad="50800" w14:dist="38100" w14:dir="2700000" w14:sx="100000" w14:sy="100000" w14:kx="0" w14:ky="0" w14:algn="tl">
                    <w14:srgbClr w14:val="000000">
                      <w14:alpha w14:val="60000"/>
                    </w14:srgbClr>
                  </w14:shadow>
                  <w14:numForm w14:val="oldStyle"/>
                </w:rPr>
                <w:t>2016</w:t>
              </w:r>
            </w:p>
          </w:tc>
        </w:sdtContent>
      </w:sdt>
    </w:tr>
  </w:tbl>
  <w:p w14:paraId="79190E36" w14:textId="77777777" w:rsidR="00E6237B" w:rsidRDefault="00E6237B">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clip_image001"/>
      </v:shape>
    </w:pict>
  </w:numPicBullet>
  <w:abstractNum w:abstractNumId="0" w15:restartNumberingAfterBreak="0">
    <w:nsid w:val="06C857D7"/>
    <w:multiLevelType w:val="multilevel"/>
    <w:tmpl w:val="2996B322"/>
    <w:lvl w:ilvl="0">
      <w:start w:val="1"/>
      <w:numFmt w:val="decimal"/>
      <w:lvlText w:val="%1."/>
      <w:lvlJc w:val="left"/>
      <w:pPr>
        <w:ind w:left="820" w:firstLine="460"/>
      </w:pPr>
    </w:lvl>
    <w:lvl w:ilvl="1">
      <w:start w:val="1"/>
      <w:numFmt w:val="lowerLetter"/>
      <w:lvlText w:val="%2."/>
      <w:lvlJc w:val="left"/>
      <w:pPr>
        <w:ind w:left="1540" w:firstLine="1180"/>
      </w:pPr>
    </w:lvl>
    <w:lvl w:ilvl="2">
      <w:start w:val="1"/>
      <w:numFmt w:val="lowerRoman"/>
      <w:lvlText w:val="%3."/>
      <w:lvlJc w:val="right"/>
      <w:pPr>
        <w:ind w:left="2260" w:firstLine="2080"/>
      </w:pPr>
    </w:lvl>
    <w:lvl w:ilvl="3">
      <w:start w:val="1"/>
      <w:numFmt w:val="decimal"/>
      <w:lvlText w:val="%4."/>
      <w:lvlJc w:val="left"/>
      <w:pPr>
        <w:ind w:left="2980" w:firstLine="2620"/>
      </w:pPr>
    </w:lvl>
    <w:lvl w:ilvl="4">
      <w:start w:val="1"/>
      <w:numFmt w:val="lowerLetter"/>
      <w:lvlText w:val="%5."/>
      <w:lvlJc w:val="left"/>
      <w:pPr>
        <w:ind w:left="3700" w:firstLine="3340"/>
      </w:pPr>
    </w:lvl>
    <w:lvl w:ilvl="5">
      <w:start w:val="1"/>
      <w:numFmt w:val="lowerRoman"/>
      <w:lvlText w:val="%6."/>
      <w:lvlJc w:val="right"/>
      <w:pPr>
        <w:ind w:left="4420" w:firstLine="4240"/>
      </w:pPr>
    </w:lvl>
    <w:lvl w:ilvl="6">
      <w:start w:val="1"/>
      <w:numFmt w:val="decimal"/>
      <w:lvlText w:val="%7."/>
      <w:lvlJc w:val="left"/>
      <w:pPr>
        <w:ind w:left="5140" w:firstLine="4780"/>
      </w:pPr>
    </w:lvl>
    <w:lvl w:ilvl="7">
      <w:start w:val="1"/>
      <w:numFmt w:val="lowerLetter"/>
      <w:lvlText w:val="%8."/>
      <w:lvlJc w:val="left"/>
      <w:pPr>
        <w:ind w:left="5860" w:firstLine="5500"/>
      </w:pPr>
    </w:lvl>
    <w:lvl w:ilvl="8">
      <w:start w:val="1"/>
      <w:numFmt w:val="lowerRoman"/>
      <w:lvlText w:val="%9."/>
      <w:lvlJc w:val="right"/>
      <w:pPr>
        <w:ind w:left="6580" w:firstLine="6400"/>
      </w:pPr>
    </w:lvl>
  </w:abstractNum>
  <w:abstractNum w:abstractNumId="1" w15:restartNumberingAfterBreak="0">
    <w:nsid w:val="071A2124"/>
    <w:multiLevelType w:val="multilevel"/>
    <w:tmpl w:val="3FB2DD9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2" w15:restartNumberingAfterBreak="0">
    <w:nsid w:val="1C4D5BCA"/>
    <w:multiLevelType w:val="multilevel"/>
    <w:tmpl w:val="3D5C804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3" w15:restartNumberingAfterBreak="0">
    <w:nsid w:val="23D011F2"/>
    <w:multiLevelType w:val="multilevel"/>
    <w:tmpl w:val="5420D86C"/>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4" w15:restartNumberingAfterBreak="0">
    <w:nsid w:val="2CA86068"/>
    <w:multiLevelType w:val="multilevel"/>
    <w:tmpl w:val="C36828D2"/>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5" w15:restartNumberingAfterBreak="0">
    <w:nsid w:val="30350AD5"/>
    <w:multiLevelType w:val="multilevel"/>
    <w:tmpl w:val="875443DA"/>
    <w:lvl w:ilvl="0">
      <w:start w:val="1"/>
      <w:numFmt w:val="bullet"/>
      <w:lvlText w:val="●"/>
      <w:lvlJc w:val="left"/>
      <w:pPr>
        <w:ind w:left="2052" w:firstLine="1692"/>
      </w:pPr>
      <w:rPr>
        <w:rFonts w:ascii="Arial" w:eastAsia="Arial" w:hAnsi="Arial" w:cs="Arial"/>
      </w:rPr>
    </w:lvl>
    <w:lvl w:ilvl="1">
      <w:start w:val="1"/>
      <w:numFmt w:val="bullet"/>
      <w:lvlText w:val="o"/>
      <w:lvlJc w:val="left"/>
      <w:pPr>
        <w:ind w:left="2772" w:firstLine="2412"/>
      </w:pPr>
      <w:rPr>
        <w:rFonts w:ascii="Arial" w:eastAsia="Arial" w:hAnsi="Arial" w:cs="Arial"/>
      </w:rPr>
    </w:lvl>
    <w:lvl w:ilvl="2">
      <w:start w:val="1"/>
      <w:numFmt w:val="bullet"/>
      <w:lvlText w:val="▪"/>
      <w:lvlJc w:val="left"/>
      <w:pPr>
        <w:ind w:left="3492" w:firstLine="3132"/>
      </w:pPr>
      <w:rPr>
        <w:rFonts w:ascii="Arial" w:eastAsia="Arial" w:hAnsi="Arial" w:cs="Arial"/>
      </w:rPr>
    </w:lvl>
    <w:lvl w:ilvl="3">
      <w:start w:val="1"/>
      <w:numFmt w:val="bullet"/>
      <w:lvlText w:val="●"/>
      <w:lvlJc w:val="left"/>
      <w:pPr>
        <w:ind w:left="4212" w:firstLine="3852"/>
      </w:pPr>
      <w:rPr>
        <w:rFonts w:ascii="Arial" w:eastAsia="Arial" w:hAnsi="Arial" w:cs="Arial"/>
      </w:rPr>
    </w:lvl>
    <w:lvl w:ilvl="4">
      <w:start w:val="1"/>
      <w:numFmt w:val="bullet"/>
      <w:lvlText w:val="o"/>
      <w:lvlJc w:val="left"/>
      <w:pPr>
        <w:ind w:left="4932" w:firstLine="4572"/>
      </w:pPr>
      <w:rPr>
        <w:rFonts w:ascii="Arial" w:eastAsia="Arial" w:hAnsi="Arial" w:cs="Arial"/>
      </w:rPr>
    </w:lvl>
    <w:lvl w:ilvl="5">
      <w:start w:val="1"/>
      <w:numFmt w:val="bullet"/>
      <w:lvlText w:val="▪"/>
      <w:lvlJc w:val="left"/>
      <w:pPr>
        <w:ind w:left="5652" w:firstLine="5292"/>
      </w:pPr>
      <w:rPr>
        <w:rFonts w:ascii="Arial" w:eastAsia="Arial" w:hAnsi="Arial" w:cs="Arial"/>
      </w:rPr>
    </w:lvl>
    <w:lvl w:ilvl="6">
      <w:start w:val="1"/>
      <w:numFmt w:val="bullet"/>
      <w:lvlText w:val="●"/>
      <w:lvlJc w:val="left"/>
      <w:pPr>
        <w:ind w:left="6372" w:firstLine="6012"/>
      </w:pPr>
      <w:rPr>
        <w:rFonts w:ascii="Arial" w:eastAsia="Arial" w:hAnsi="Arial" w:cs="Arial"/>
      </w:rPr>
    </w:lvl>
    <w:lvl w:ilvl="7">
      <w:start w:val="1"/>
      <w:numFmt w:val="bullet"/>
      <w:lvlText w:val="o"/>
      <w:lvlJc w:val="left"/>
      <w:pPr>
        <w:ind w:left="7092" w:firstLine="6732"/>
      </w:pPr>
      <w:rPr>
        <w:rFonts w:ascii="Arial" w:eastAsia="Arial" w:hAnsi="Arial" w:cs="Arial"/>
      </w:rPr>
    </w:lvl>
    <w:lvl w:ilvl="8">
      <w:start w:val="1"/>
      <w:numFmt w:val="bullet"/>
      <w:lvlText w:val="▪"/>
      <w:lvlJc w:val="left"/>
      <w:pPr>
        <w:ind w:left="7812" w:firstLine="7452"/>
      </w:pPr>
      <w:rPr>
        <w:rFonts w:ascii="Arial" w:eastAsia="Arial" w:hAnsi="Arial" w:cs="Arial"/>
      </w:rPr>
    </w:lvl>
  </w:abstractNum>
  <w:abstractNum w:abstractNumId="6" w15:restartNumberingAfterBreak="0">
    <w:nsid w:val="48C87201"/>
    <w:multiLevelType w:val="multilevel"/>
    <w:tmpl w:val="BC467248"/>
    <w:lvl w:ilvl="0">
      <w:start w:val="1"/>
      <w:numFmt w:val="decimal"/>
      <w:lvlText w:val="%1."/>
      <w:lvlJc w:val="left"/>
      <w:pPr>
        <w:ind w:left="2304" w:firstLine="1944"/>
      </w:pPr>
    </w:lvl>
    <w:lvl w:ilvl="1">
      <w:start w:val="1"/>
      <w:numFmt w:val="lowerLetter"/>
      <w:lvlText w:val="%2."/>
      <w:lvlJc w:val="left"/>
      <w:pPr>
        <w:ind w:left="3024" w:firstLine="2664"/>
      </w:pPr>
    </w:lvl>
    <w:lvl w:ilvl="2">
      <w:start w:val="1"/>
      <w:numFmt w:val="lowerRoman"/>
      <w:lvlText w:val="%3."/>
      <w:lvlJc w:val="right"/>
      <w:pPr>
        <w:ind w:left="3744" w:firstLine="3564"/>
      </w:pPr>
    </w:lvl>
    <w:lvl w:ilvl="3">
      <w:start w:val="1"/>
      <w:numFmt w:val="decimal"/>
      <w:lvlText w:val="%4."/>
      <w:lvlJc w:val="left"/>
      <w:pPr>
        <w:ind w:left="4464" w:firstLine="4104"/>
      </w:pPr>
    </w:lvl>
    <w:lvl w:ilvl="4">
      <w:start w:val="1"/>
      <w:numFmt w:val="lowerLetter"/>
      <w:lvlText w:val="%5."/>
      <w:lvlJc w:val="left"/>
      <w:pPr>
        <w:ind w:left="5184" w:firstLine="4824"/>
      </w:pPr>
    </w:lvl>
    <w:lvl w:ilvl="5">
      <w:start w:val="1"/>
      <w:numFmt w:val="lowerRoman"/>
      <w:lvlText w:val="%6."/>
      <w:lvlJc w:val="right"/>
      <w:pPr>
        <w:ind w:left="5904" w:firstLine="5724"/>
      </w:pPr>
    </w:lvl>
    <w:lvl w:ilvl="6">
      <w:start w:val="1"/>
      <w:numFmt w:val="decimal"/>
      <w:lvlText w:val="%7."/>
      <w:lvlJc w:val="left"/>
      <w:pPr>
        <w:ind w:left="6624" w:firstLine="6264"/>
      </w:pPr>
    </w:lvl>
    <w:lvl w:ilvl="7">
      <w:start w:val="1"/>
      <w:numFmt w:val="lowerLetter"/>
      <w:lvlText w:val="%8."/>
      <w:lvlJc w:val="left"/>
      <w:pPr>
        <w:ind w:left="7344" w:firstLine="6984"/>
      </w:pPr>
    </w:lvl>
    <w:lvl w:ilvl="8">
      <w:start w:val="1"/>
      <w:numFmt w:val="lowerRoman"/>
      <w:lvlText w:val="%9."/>
      <w:lvlJc w:val="right"/>
      <w:pPr>
        <w:ind w:left="8064" w:firstLine="7884"/>
      </w:pPr>
    </w:lvl>
  </w:abstractNum>
  <w:abstractNum w:abstractNumId="7" w15:restartNumberingAfterBreak="0">
    <w:nsid w:val="4AF02FC1"/>
    <w:multiLevelType w:val="hybridMultilevel"/>
    <w:tmpl w:val="74461D52"/>
    <w:lvl w:ilvl="0" w:tplc="016E15D6">
      <w:start w:val="1"/>
      <w:numFmt w:val="bullet"/>
      <w:lvlText w:val=""/>
      <w:lvlPicBulletId w:val="0"/>
      <w:lvlJc w:val="left"/>
      <w:pPr>
        <w:ind w:left="1428" w:hanging="360"/>
      </w:pPr>
      <w:rPr>
        <w:rFonts w:ascii="Symbol" w:hAnsi="Symbol" w:hint="default"/>
        <w:color w:val="auto"/>
      </w:rPr>
    </w:lvl>
    <w:lvl w:ilvl="1" w:tplc="0C0C0003">
      <w:start w:val="1"/>
      <w:numFmt w:val="bullet"/>
      <w:lvlText w:val="o"/>
      <w:lvlJc w:val="left"/>
      <w:pPr>
        <w:ind w:left="2148" w:hanging="360"/>
      </w:pPr>
      <w:rPr>
        <w:rFonts w:ascii="Courier New" w:hAnsi="Courier New" w:cs="Courier New" w:hint="default"/>
      </w:rPr>
    </w:lvl>
    <w:lvl w:ilvl="2" w:tplc="0C0C0005">
      <w:start w:val="1"/>
      <w:numFmt w:val="bullet"/>
      <w:lvlText w:val=""/>
      <w:lvlJc w:val="left"/>
      <w:pPr>
        <w:ind w:left="2868" w:hanging="360"/>
      </w:pPr>
      <w:rPr>
        <w:rFonts w:ascii="Wingdings" w:hAnsi="Wingdings" w:hint="default"/>
      </w:rPr>
    </w:lvl>
    <w:lvl w:ilvl="3" w:tplc="0C0C0001">
      <w:start w:val="1"/>
      <w:numFmt w:val="bullet"/>
      <w:lvlText w:val=""/>
      <w:lvlJc w:val="left"/>
      <w:pPr>
        <w:ind w:left="3588" w:hanging="360"/>
      </w:pPr>
      <w:rPr>
        <w:rFonts w:ascii="Symbol" w:hAnsi="Symbol" w:hint="default"/>
      </w:rPr>
    </w:lvl>
    <w:lvl w:ilvl="4" w:tplc="0C0C0003">
      <w:start w:val="1"/>
      <w:numFmt w:val="bullet"/>
      <w:lvlText w:val="o"/>
      <w:lvlJc w:val="left"/>
      <w:pPr>
        <w:ind w:left="4308" w:hanging="360"/>
      </w:pPr>
      <w:rPr>
        <w:rFonts w:ascii="Courier New" w:hAnsi="Courier New" w:cs="Courier New" w:hint="default"/>
      </w:rPr>
    </w:lvl>
    <w:lvl w:ilvl="5" w:tplc="0C0C0005">
      <w:start w:val="1"/>
      <w:numFmt w:val="bullet"/>
      <w:lvlText w:val=""/>
      <w:lvlJc w:val="left"/>
      <w:pPr>
        <w:ind w:left="5028" w:hanging="360"/>
      </w:pPr>
      <w:rPr>
        <w:rFonts w:ascii="Wingdings" w:hAnsi="Wingdings" w:hint="default"/>
      </w:rPr>
    </w:lvl>
    <w:lvl w:ilvl="6" w:tplc="0C0C0001">
      <w:start w:val="1"/>
      <w:numFmt w:val="bullet"/>
      <w:lvlText w:val=""/>
      <w:lvlJc w:val="left"/>
      <w:pPr>
        <w:ind w:left="5748" w:hanging="360"/>
      </w:pPr>
      <w:rPr>
        <w:rFonts w:ascii="Symbol" w:hAnsi="Symbol" w:hint="default"/>
      </w:rPr>
    </w:lvl>
    <w:lvl w:ilvl="7" w:tplc="0C0C0003">
      <w:start w:val="1"/>
      <w:numFmt w:val="bullet"/>
      <w:lvlText w:val="o"/>
      <w:lvlJc w:val="left"/>
      <w:pPr>
        <w:ind w:left="6468" w:hanging="360"/>
      </w:pPr>
      <w:rPr>
        <w:rFonts w:ascii="Courier New" w:hAnsi="Courier New" w:cs="Courier New" w:hint="default"/>
      </w:rPr>
    </w:lvl>
    <w:lvl w:ilvl="8" w:tplc="0C0C0005">
      <w:start w:val="1"/>
      <w:numFmt w:val="bullet"/>
      <w:lvlText w:val=""/>
      <w:lvlJc w:val="left"/>
      <w:pPr>
        <w:ind w:left="7188" w:hanging="360"/>
      </w:pPr>
      <w:rPr>
        <w:rFonts w:ascii="Wingdings" w:hAnsi="Wingdings" w:hint="default"/>
      </w:rPr>
    </w:lvl>
  </w:abstractNum>
  <w:abstractNum w:abstractNumId="8" w15:restartNumberingAfterBreak="0">
    <w:nsid w:val="4DC12ED3"/>
    <w:multiLevelType w:val="hybridMultilevel"/>
    <w:tmpl w:val="045C74D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54D64C61"/>
    <w:multiLevelType w:val="multilevel"/>
    <w:tmpl w:val="815E925E"/>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10" w15:restartNumberingAfterBreak="0">
    <w:nsid w:val="550564F5"/>
    <w:multiLevelType w:val="multilevel"/>
    <w:tmpl w:val="B056851E"/>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righ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righ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right"/>
      <w:pPr>
        <w:ind w:left="6480" w:firstLine="12600"/>
      </w:pPr>
      <w:rPr>
        <w:strike w:val="0"/>
        <w:dstrike w:val="0"/>
        <w:u w:val="none"/>
        <w:effect w:val="none"/>
      </w:rPr>
    </w:lvl>
  </w:abstractNum>
  <w:abstractNum w:abstractNumId="11" w15:restartNumberingAfterBreak="0">
    <w:nsid w:val="58AE5DCC"/>
    <w:multiLevelType w:val="multilevel"/>
    <w:tmpl w:val="25FA380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12" w15:restartNumberingAfterBreak="0">
    <w:nsid w:val="5ADA2AE2"/>
    <w:multiLevelType w:val="multilevel"/>
    <w:tmpl w:val="9266D80E"/>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13" w15:restartNumberingAfterBreak="0">
    <w:nsid w:val="5F9F22FB"/>
    <w:multiLevelType w:val="multilevel"/>
    <w:tmpl w:val="563A7CA8"/>
    <w:lvl w:ilvl="0">
      <w:start w:val="1"/>
      <w:numFmt w:val="bullet"/>
      <w:lvlText w:val="●"/>
      <w:lvlJc w:val="left"/>
      <w:pPr>
        <w:ind w:left="1428" w:firstLine="2496"/>
      </w:pPr>
      <w:rPr>
        <w:rFonts w:ascii="Arial" w:eastAsia="Arial" w:hAnsi="Arial" w:cs="Arial"/>
      </w:rPr>
    </w:lvl>
    <w:lvl w:ilvl="1">
      <w:start w:val="1"/>
      <w:numFmt w:val="bullet"/>
      <w:lvlText w:val="o"/>
      <w:lvlJc w:val="left"/>
      <w:pPr>
        <w:ind w:left="2148" w:firstLine="3936"/>
      </w:pPr>
      <w:rPr>
        <w:rFonts w:ascii="Arial" w:eastAsia="Arial" w:hAnsi="Arial" w:cs="Arial"/>
      </w:rPr>
    </w:lvl>
    <w:lvl w:ilvl="2">
      <w:start w:val="1"/>
      <w:numFmt w:val="bullet"/>
      <w:lvlText w:val="▪"/>
      <w:lvlJc w:val="left"/>
      <w:pPr>
        <w:ind w:left="2868" w:firstLine="5376"/>
      </w:pPr>
      <w:rPr>
        <w:rFonts w:ascii="Arial" w:eastAsia="Arial" w:hAnsi="Arial" w:cs="Arial"/>
      </w:rPr>
    </w:lvl>
    <w:lvl w:ilvl="3">
      <w:start w:val="1"/>
      <w:numFmt w:val="bullet"/>
      <w:lvlText w:val="●"/>
      <w:lvlJc w:val="left"/>
      <w:pPr>
        <w:ind w:left="3588" w:firstLine="6816"/>
      </w:pPr>
      <w:rPr>
        <w:rFonts w:ascii="Arial" w:eastAsia="Arial" w:hAnsi="Arial" w:cs="Arial"/>
      </w:rPr>
    </w:lvl>
    <w:lvl w:ilvl="4">
      <w:start w:val="1"/>
      <w:numFmt w:val="bullet"/>
      <w:lvlText w:val="o"/>
      <w:lvlJc w:val="left"/>
      <w:pPr>
        <w:ind w:left="4308" w:firstLine="8256"/>
      </w:pPr>
      <w:rPr>
        <w:rFonts w:ascii="Arial" w:eastAsia="Arial" w:hAnsi="Arial" w:cs="Arial"/>
      </w:rPr>
    </w:lvl>
    <w:lvl w:ilvl="5">
      <w:start w:val="1"/>
      <w:numFmt w:val="bullet"/>
      <w:lvlText w:val="▪"/>
      <w:lvlJc w:val="left"/>
      <w:pPr>
        <w:ind w:left="5028" w:firstLine="9696"/>
      </w:pPr>
      <w:rPr>
        <w:rFonts w:ascii="Arial" w:eastAsia="Arial" w:hAnsi="Arial" w:cs="Arial"/>
      </w:rPr>
    </w:lvl>
    <w:lvl w:ilvl="6">
      <w:start w:val="1"/>
      <w:numFmt w:val="bullet"/>
      <w:lvlText w:val="●"/>
      <w:lvlJc w:val="left"/>
      <w:pPr>
        <w:ind w:left="5748" w:firstLine="11136"/>
      </w:pPr>
      <w:rPr>
        <w:rFonts w:ascii="Arial" w:eastAsia="Arial" w:hAnsi="Arial" w:cs="Arial"/>
      </w:rPr>
    </w:lvl>
    <w:lvl w:ilvl="7">
      <w:start w:val="1"/>
      <w:numFmt w:val="bullet"/>
      <w:lvlText w:val="o"/>
      <w:lvlJc w:val="left"/>
      <w:pPr>
        <w:ind w:left="6468" w:firstLine="12576"/>
      </w:pPr>
      <w:rPr>
        <w:rFonts w:ascii="Arial" w:eastAsia="Arial" w:hAnsi="Arial" w:cs="Arial"/>
      </w:rPr>
    </w:lvl>
    <w:lvl w:ilvl="8">
      <w:start w:val="1"/>
      <w:numFmt w:val="bullet"/>
      <w:lvlText w:val="▪"/>
      <w:lvlJc w:val="left"/>
      <w:pPr>
        <w:ind w:left="7188" w:firstLine="14016"/>
      </w:pPr>
      <w:rPr>
        <w:rFonts w:ascii="Arial" w:eastAsia="Arial" w:hAnsi="Arial" w:cs="Arial"/>
      </w:rPr>
    </w:lvl>
  </w:abstractNum>
  <w:abstractNum w:abstractNumId="14" w15:restartNumberingAfterBreak="0">
    <w:nsid w:val="606663F7"/>
    <w:multiLevelType w:val="hybridMultilevel"/>
    <w:tmpl w:val="802ED3B2"/>
    <w:lvl w:ilvl="0" w:tplc="0C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3E47376"/>
    <w:multiLevelType w:val="multilevel"/>
    <w:tmpl w:val="8E40B714"/>
    <w:lvl w:ilvl="0">
      <w:start w:val="1"/>
      <w:numFmt w:val="decimal"/>
      <w:lvlText w:val="%1."/>
      <w:lvlJc w:val="left"/>
      <w:pPr>
        <w:ind w:left="820" w:firstLine="1280"/>
      </w:pPr>
    </w:lvl>
    <w:lvl w:ilvl="1">
      <w:start w:val="1"/>
      <w:numFmt w:val="lowerLetter"/>
      <w:lvlText w:val="%2."/>
      <w:lvlJc w:val="left"/>
      <w:pPr>
        <w:ind w:left="1540" w:firstLine="2720"/>
      </w:pPr>
    </w:lvl>
    <w:lvl w:ilvl="2">
      <w:start w:val="1"/>
      <w:numFmt w:val="lowerRoman"/>
      <w:lvlText w:val="%3."/>
      <w:lvlJc w:val="right"/>
      <w:pPr>
        <w:ind w:left="2260" w:firstLine="4340"/>
      </w:pPr>
    </w:lvl>
    <w:lvl w:ilvl="3">
      <w:start w:val="1"/>
      <w:numFmt w:val="decimal"/>
      <w:lvlText w:val="%4."/>
      <w:lvlJc w:val="left"/>
      <w:pPr>
        <w:ind w:left="2980" w:firstLine="5600"/>
      </w:pPr>
    </w:lvl>
    <w:lvl w:ilvl="4">
      <w:start w:val="1"/>
      <w:numFmt w:val="lowerLetter"/>
      <w:lvlText w:val="%5."/>
      <w:lvlJc w:val="left"/>
      <w:pPr>
        <w:ind w:left="3700" w:firstLine="7040"/>
      </w:pPr>
    </w:lvl>
    <w:lvl w:ilvl="5">
      <w:start w:val="1"/>
      <w:numFmt w:val="lowerRoman"/>
      <w:lvlText w:val="%6."/>
      <w:lvlJc w:val="right"/>
      <w:pPr>
        <w:ind w:left="4420" w:firstLine="8660"/>
      </w:pPr>
    </w:lvl>
    <w:lvl w:ilvl="6">
      <w:start w:val="1"/>
      <w:numFmt w:val="decimal"/>
      <w:lvlText w:val="%7."/>
      <w:lvlJc w:val="left"/>
      <w:pPr>
        <w:ind w:left="5140" w:firstLine="9920"/>
      </w:pPr>
    </w:lvl>
    <w:lvl w:ilvl="7">
      <w:start w:val="1"/>
      <w:numFmt w:val="lowerLetter"/>
      <w:lvlText w:val="%8."/>
      <w:lvlJc w:val="left"/>
      <w:pPr>
        <w:ind w:left="5860" w:firstLine="11360"/>
      </w:pPr>
    </w:lvl>
    <w:lvl w:ilvl="8">
      <w:start w:val="1"/>
      <w:numFmt w:val="lowerRoman"/>
      <w:lvlText w:val="%9."/>
      <w:lvlJc w:val="right"/>
      <w:pPr>
        <w:ind w:left="6580" w:firstLine="12980"/>
      </w:pPr>
    </w:lvl>
  </w:abstractNum>
  <w:abstractNum w:abstractNumId="16" w15:restartNumberingAfterBreak="0">
    <w:nsid w:val="67847357"/>
    <w:multiLevelType w:val="multilevel"/>
    <w:tmpl w:val="67442338"/>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17" w15:restartNumberingAfterBreak="0">
    <w:nsid w:val="6AA4579E"/>
    <w:multiLevelType w:val="multilevel"/>
    <w:tmpl w:val="AF26B784"/>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18" w15:restartNumberingAfterBreak="0">
    <w:nsid w:val="71FF1962"/>
    <w:multiLevelType w:val="multilevel"/>
    <w:tmpl w:val="D70CA580"/>
    <w:lvl w:ilvl="0">
      <w:start w:val="1"/>
      <w:numFmt w:val="bullet"/>
      <w:lvlText w:val="●"/>
      <w:lvlJc w:val="left"/>
      <w:pPr>
        <w:ind w:left="720" w:firstLine="1080"/>
      </w:pPr>
      <w:rPr>
        <w:rFonts w:ascii="Arial" w:eastAsia="Arial" w:hAnsi="Arial" w:cs="Arial"/>
        <w:strike w:val="0"/>
        <w:dstrike w:val="0"/>
        <w:u w:val="none"/>
        <w:effect w:val="none"/>
      </w:rPr>
    </w:lvl>
    <w:lvl w:ilvl="1">
      <w:start w:val="1"/>
      <w:numFmt w:val="bullet"/>
      <w:lvlText w:val="○"/>
      <w:lvlJc w:val="left"/>
      <w:pPr>
        <w:ind w:left="1440" w:firstLine="2520"/>
      </w:pPr>
      <w:rPr>
        <w:rFonts w:ascii="Arial" w:eastAsia="Arial" w:hAnsi="Arial" w:cs="Arial"/>
        <w:strike w:val="0"/>
        <w:dstrike w:val="0"/>
        <w:u w:val="none"/>
        <w:effect w:val="none"/>
      </w:rPr>
    </w:lvl>
    <w:lvl w:ilvl="2">
      <w:start w:val="1"/>
      <w:numFmt w:val="bullet"/>
      <w:lvlText w:val="■"/>
      <w:lvlJc w:val="left"/>
      <w:pPr>
        <w:ind w:left="2160" w:firstLine="3960"/>
      </w:pPr>
      <w:rPr>
        <w:rFonts w:ascii="Arial" w:eastAsia="Arial" w:hAnsi="Arial" w:cs="Arial"/>
        <w:strike w:val="0"/>
        <w:dstrike w:val="0"/>
        <w:u w:val="none"/>
        <w:effect w:val="none"/>
      </w:rPr>
    </w:lvl>
    <w:lvl w:ilvl="3">
      <w:start w:val="1"/>
      <w:numFmt w:val="bullet"/>
      <w:lvlText w:val="●"/>
      <w:lvlJc w:val="left"/>
      <w:pPr>
        <w:ind w:left="2880" w:firstLine="5400"/>
      </w:pPr>
      <w:rPr>
        <w:rFonts w:ascii="Arial" w:eastAsia="Arial" w:hAnsi="Arial" w:cs="Arial"/>
        <w:strike w:val="0"/>
        <w:dstrike w:val="0"/>
        <w:u w:val="none"/>
        <w:effect w:val="none"/>
      </w:rPr>
    </w:lvl>
    <w:lvl w:ilvl="4">
      <w:start w:val="1"/>
      <w:numFmt w:val="bullet"/>
      <w:lvlText w:val="○"/>
      <w:lvlJc w:val="left"/>
      <w:pPr>
        <w:ind w:left="3600" w:firstLine="6840"/>
      </w:pPr>
      <w:rPr>
        <w:rFonts w:ascii="Arial" w:eastAsia="Arial" w:hAnsi="Arial" w:cs="Arial"/>
        <w:strike w:val="0"/>
        <w:dstrike w:val="0"/>
        <w:u w:val="none"/>
        <w:effect w:val="none"/>
      </w:rPr>
    </w:lvl>
    <w:lvl w:ilvl="5">
      <w:start w:val="1"/>
      <w:numFmt w:val="bullet"/>
      <w:lvlText w:val="■"/>
      <w:lvlJc w:val="left"/>
      <w:pPr>
        <w:ind w:left="4320" w:firstLine="8280"/>
      </w:pPr>
      <w:rPr>
        <w:rFonts w:ascii="Arial" w:eastAsia="Arial" w:hAnsi="Arial" w:cs="Arial"/>
        <w:strike w:val="0"/>
        <w:dstrike w:val="0"/>
        <w:u w:val="none"/>
        <w:effect w:val="none"/>
      </w:rPr>
    </w:lvl>
    <w:lvl w:ilvl="6">
      <w:start w:val="1"/>
      <w:numFmt w:val="bullet"/>
      <w:lvlText w:val="●"/>
      <w:lvlJc w:val="left"/>
      <w:pPr>
        <w:ind w:left="5040" w:firstLine="9720"/>
      </w:pPr>
      <w:rPr>
        <w:rFonts w:ascii="Arial" w:eastAsia="Arial" w:hAnsi="Arial" w:cs="Arial"/>
        <w:strike w:val="0"/>
        <w:dstrike w:val="0"/>
        <w:u w:val="none"/>
        <w:effect w:val="none"/>
      </w:rPr>
    </w:lvl>
    <w:lvl w:ilvl="7">
      <w:start w:val="1"/>
      <w:numFmt w:val="bullet"/>
      <w:lvlText w:val="○"/>
      <w:lvlJc w:val="left"/>
      <w:pPr>
        <w:ind w:left="5760" w:firstLine="11160"/>
      </w:pPr>
      <w:rPr>
        <w:rFonts w:ascii="Arial" w:eastAsia="Arial" w:hAnsi="Arial" w:cs="Arial"/>
        <w:strike w:val="0"/>
        <w:dstrike w:val="0"/>
        <w:u w:val="none"/>
        <w:effect w:val="none"/>
      </w:rPr>
    </w:lvl>
    <w:lvl w:ilvl="8">
      <w:start w:val="1"/>
      <w:numFmt w:val="bullet"/>
      <w:lvlText w:val="■"/>
      <w:lvlJc w:val="left"/>
      <w:pPr>
        <w:ind w:left="6480" w:firstLine="12600"/>
      </w:pPr>
      <w:rPr>
        <w:rFonts w:ascii="Arial" w:eastAsia="Arial" w:hAnsi="Arial" w:cs="Arial"/>
        <w:strike w:val="0"/>
        <w:dstrike w:val="0"/>
        <w:u w:val="none"/>
        <w:effect w:val="none"/>
      </w:rPr>
    </w:lvl>
  </w:abstractNum>
  <w:abstractNum w:abstractNumId="19" w15:restartNumberingAfterBreak="0">
    <w:nsid w:val="749674DD"/>
    <w:multiLevelType w:val="hybridMultilevel"/>
    <w:tmpl w:val="414459C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20" w15:restartNumberingAfterBreak="0">
    <w:nsid w:val="7DD539D3"/>
    <w:multiLevelType w:val="hybridMultilevel"/>
    <w:tmpl w:val="D3FC16BA"/>
    <w:lvl w:ilvl="0" w:tplc="B642B240">
      <w:start w:val="1"/>
      <w:numFmt w:val="decimal"/>
      <w:lvlText w:val="%1."/>
      <w:lvlJc w:val="left"/>
      <w:pPr>
        <w:ind w:left="820" w:hanging="360"/>
      </w:pPr>
    </w:lvl>
    <w:lvl w:ilvl="1" w:tplc="0C0C0019">
      <w:start w:val="1"/>
      <w:numFmt w:val="lowerLetter"/>
      <w:lvlText w:val="%2."/>
      <w:lvlJc w:val="left"/>
      <w:pPr>
        <w:ind w:left="1540" w:hanging="360"/>
      </w:pPr>
    </w:lvl>
    <w:lvl w:ilvl="2" w:tplc="0C0C001B">
      <w:start w:val="1"/>
      <w:numFmt w:val="lowerRoman"/>
      <w:lvlText w:val="%3."/>
      <w:lvlJc w:val="right"/>
      <w:pPr>
        <w:ind w:left="2260" w:hanging="180"/>
      </w:pPr>
    </w:lvl>
    <w:lvl w:ilvl="3" w:tplc="0C0C000F">
      <w:start w:val="1"/>
      <w:numFmt w:val="decimal"/>
      <w:lvlText w:val="%4."/>
      <w:lvlJc w:val="left"/>
      <w:pPr>
        <w:ind w:left="2980" w:hanging="360"/>
      </w:pPr>
    </w:lvl>
    <w:lvl w:ilvl="4" w:tplc="0C0C0019">
      <w:start w:val="1"/>
      <w:numFmt w:val="lowerLetter"/>
      <w:lvlText w:val="%5."/>
      <w:lvlJc w:val="left"/>
      <w:pPr>
        <w:ind w:left="3700" w:hanging="360"/>
      </w:pPr>
    </w:lvl>
    <w:lvl w:ilvl="5" w:tplc="0C0C001B">
      <w:start w:val="1"/>
      <w:numFmt w:val="lowerRoman"/>
      <w:lvlText w:val="%6."/>
      <w:lvlJc w:val="right"/>
      <w:pPr>
        <w:ind w:left="4420" w:hanging="180"/>
      </w:pPr>
    </w:lvl>
    <w:lvl w:ilvl="6" w:tplc="0C0C000F">
      <w:start w:val="1"/>
      <w:numFmt w:val="decimal"/>
      <w:lvlText w:val="%7."/>
      <w:lvlJc w:val="left"/>
      <w:pPr>
        <w:ind w:left="5140" w:hanging="360"/>
      </w:pPr>
    </w:lvl>
    <w:lvl w:ilvl="7" w:tplc="0C0C0019">
      <w:start w:val="1"/>
      <w:numFmt w:val="lowerLetter"/>
      <w:lvlText w:val="%8."/>
      <w:lvlJc w:val="left"/>
      <w:pPr>
        <w:ind w:left="5860" w:hanging="360"/>
      </w:pPr>
    </w:lvl>
    <w:lvl w:ilvl="8" w:tplc="0C0C001B">
      <w:start w:val="1"/>
      <w:numFmt w:val="lowerRoman"/>
      <w:lvlText w:val="%9."/>
      <w:lvlJc w:val="right"/>
      <w:pPr>
        <w:ind w:left="6580" w:hanging="180"/>
      </w:pPr>
    </w:lvl>
  </w:abstractNum>
  <w:num w:numId="1">
    <w:abstractNumId w:val="8"/>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3"/>
  </w:num>
  <w:num w:numId="11">
    <w:abstractNumId w:val="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sateur">
    <w15:presenceInfo w15:providerId="None" w15:userId="utilisate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022"/>
    <w:rsid w:val="0000170B"/>
    <w:rsid w:val="0001752D"/>
    <w:rsid w:val="000359EF"/>
    <w:rsid w:val="00067C49"/>
    <w:rsid w:val="00086A5D"/>
    <w:rsid w:val="000F0038"/>
    <w:rsid w:val="000F456D"/>
    <w:rsid w:val="00110810"/>
    <w:rsid w:val="00146BD2"/>
    <w:rsid w:val="001531B2"/>
    <w:rsid w:val="001815EF"/>
    <w:rsid w:val="001E6E52"/>
    <w:rsid w:val="001F5344"/>
    <w:rsid w:val="002177CA"/>
    <w:rsid w:val="00233B14"/>
    <w:rsid w:val="00237C2D"/>
    <w:rsid w:val="002424C8"/>
    <w:rsid w:val="00270A9E"/>
    <w:rsid w:val="002B630A"/>
    <w:rsid w:val="003170EE"/>
    <w:rsid w:val="003226F1"/>
    <w:rsid w:val="003A445E"/>
    <w:rsid w:val="003B6B85"/>
    <w:rsid w:val="00420996"/>
    <w:rsid w:val="00447444"/>
    <w:rsid w:val="00494AC3"/>
    <w:rsid w:val="004A29EE"/>
    <w:rsid w:val="004B12A3"/>
    <w:rsid w:val="004D6839"/>
    <w:rsid w:val="004E0669"/>
    <w:rsid w:val="00501138"/>
    <w:rsid w:val="00521D0D"/>
    <w:rsid w:val="00562350"/>
    <w:rsid w:val="005B36BD"/>
    <w:rsid w:val="005D5AC6"/>
    <w:rsid w:val="005F409B"/>
    <w:rsid w:val="00601A0E"/>
    <w:rsid w:val="006845DD"/>
    <w:rsid w:val="00691821"/>
    <w:rsid w:val="006979C8"/>
    <w:rsid w:val="006C62C6"/>
    <w:rsid w:val="006F6E82"/>
    <w:rsid w:val="00703415"/>
    <w:rsid w:val="00706304"/>
    <w:rsid w:val="00735459"/>
    <w:rsid w:val="00745CB4"/>
    <w:rsid w:val="007B3081"/>
    <w:rsid w:val="007D4FC4"/>
    <w:rsid w:val="007F7953"/>
    <w:rsid w:val="00804401"/>
    <w:rsid w:val="00817583"/>
    <w:rsid w:val="008642DF"/>
    <w:rsid w:val="0088432C"/>
    <w:rsid w:val="0089473B"/>
    <w:rsid w:val="00894F66"/>
    <w:rsid w:val="008D6F6B"/>
    <w:rsid w:val="008D7F0D"/>
    <w:rsid w:val="008F19BE"/>
    <w:rsid w:val="00910264"/>
    <w:rsid w:val="00940E45"/>
    <w:rsid w:val="00950748"/>
    <w:rsid w:val="00957022"/>
    <w:rsid w:val="0096667F"/>
    <w:rsid w:val="00973B24"/>
    <w:rsid w:val="009947D5"/>
    <w:rsid w:val="009A0967"/>
    <w:rsid w:val="009A55BE"/>
    <w:rsid w:val="009B3369"/>
    <w:rsid w:val="00A3123E"/>
    <w:rsid w:val="00A327CD"/>
    <w:rsid w:val="00A966FD"/>
    <w:rsid w:val="00AB76B6"/>
    <w:rsid w:val="00AC2976"/>
    <w:rsid w:val="00B02F8C"/>
    <w:rsid w:val="00B11ED0"/>
    <w:rsid w:val="00B13689"/>
    <w:rsid w:val="00B3652B"/>
    <w:rsid w:val="00B5027C"/>
    <w:rsid w:val="00B57288"/>
    <w:rsid w:val="00B62A7C"/>
    <w:rsid w:val="00B90104"/>
    <w:rsid w:val="00BF01B3"/>
    <w:rsid w:val="00BF06E0"/>
    <w:rsid w:val="00BF40E1"/>
    <w:rsid w:val="00C55429"/>
    <w:rsid w:val="00C82E0C"/>
    <w:rsid w:val="00D06645"/>
    <w:rsid w:val="00D90D8C"/>
    <w:rsid w:val="00DE746B"/>
    <w:rsid w:val="00DE7CA0"/>
    <w:rsid w:val="00E050F3"/>
    <w:rsid w:val="00E267E3"/>
    <w:rsid w:val="00E35EC4"/>
    <w:rsid w:val="00E6237B"/>
    <w:rsid w:val="00E72F76"/>
    <w:rsid w:val="00E8571D"/>
    <w:rsid w:val="00E86895"/>
    <w:rsid w:val="00E91072"/>
    <w:rsid w:val="00EA2CAB"/>
    <w:rsid w:val="00EC2CE0"/>
    <w:rsid w:val="00EF5380"/>
    <w:rsid w:val="00F35867"/>
    <w:rsid w:val="00F60993"/>
    <w:rsid w:val="00F732E6"/>
    <w:rsid w:val="00FA31F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A7753"/>
  <w15:docId w15:val="{A7F510FC-7C60-49B6-BDC4-D90A4A68B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732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017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B6B85"/>
    <w:pPr>
      <w:keepNext/>
      <w:keepLines/>
      <w:spacing w:before="200" w:after="0"/>
      <w:outlineLvl w:val="2"/>
    </w:pPr>
    <w:rPr>
      <w:rFonts w:asciiTheme="majorHAnsi" w:eastAsiaTheme="majorEastAsia" w:hAnsiTheme="majorHAnsi" w:cstheme="majorBidi"/>
      <w:b/>
      <w:bCs/>
      <w:color w:val="4BACC6" w:themeColor="accent5"/>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732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A"/>
    </w:rPr>
  </w:style>
  <w:style w:type="character" w:customStyle="1" w:styleId="TitreCar">
    <w:name w:val="Titre Car"/>
    <w:basedOn w:val="Policepardfaut"/>
    <w:link w:val="Titre"/>
    <w:uiPriority w:val="10"/>
    <w:rsid w:val="00F732E6"/>
    <w:rPr>
      <w:rFonts w:asciiTheme="majorHAnsi" w:eastAsiaTheme="majorEastAsia" w:hAnsiTheme="majorHAnsi" w:cstheme="majorBidi"/>
      <w:color w:val="17365D" w:themeColor="text2" w:themeShade="BF"/>
      <w:spacing w:val="5"/>
      <w:kern w:val="28"/>
      <w:sz w:val="52"/>
      <w:szCs w:val="52"/>
      <w:lang w:eastAsia="fr-CA"/>
    </w:rPr>
  </w:style>
  <w:style w:type="paragraph" w:styleId="Sous-titre">
    <w:name w:val="Subtitle"/>
    <w:basedOn w:val="Normal"/>
    <w:next w:val="Normal"/>
    <w:link w:val="Sous-titreCar"/>
    <w:uiPriority w:val="11"/>
    <w:qFormat/>
    <w:rsid w:val="00F732E6"/>
    <w:pPr>
      <w:numPr>
        <w:ilvl w:val="1"/>
      </w:numPr>
    </w:pPr>
    <w:rPr>
      <w:rFonts w:asciiTheme="majorHAnsi" w:eastAsiaTheme="majorEastAsia" w:hAnsiTheme="majorHAnsi" w:cstheme="majorBidi"/>
      <w:i/>
      <w:iCs/>
      <w:color w:val="4F81BD" w:themeColor="accent1"/>
      <w:spacing w:val="15"/>
      <w:sz w:val="24"/>
      <w:szCs w:val="24"/>
      <w:lang w:eastAsia="fr-CA"/>
    </w:rPr>
  </w:style>
  <w:style w:type="character" w:customStyle="1" w:styleId="Sous-titreCar">
    <w:name w:val="Sous-titre Car"/>
    <w:basedOn w:val="Policepardfaut"/>
    <w:link w:val="Sous-titre"/>
    <w:uiPriority w:val="11"/>
    <w:rsid w:val="00F732E6"/>
    <w:rPr>
      <w:rFonts w:asciiTheme="majorHAnsi" w:eastAsiaTheme="majorEastAsia" w:hAnsiTheme="majorHAnsi" w:cstheme="majorBidi"/>
      <w:i/>
      <w:iCs/>
      <w:color w:val="4F81BD" w:themeColor="accent1"/>
      <w:spacing w:val="15"/>
      <w:sz w:val="24"/>
      <w:szCs w:val="24"/>
      <w:lang w:eastAsia="fr-CA"/>
    </w:rPr>
  </w:style>
  <w:style w:type="paragraph" w:styleId="Textedebulles">
    <w:name w:val="Balloon Text"/>
    <w:basedOn w:val="Normal"/>
    <w:link w:val="TextedebullesCar"/>
    <w:uiPriority w:val="99"/>
    <w:semiHidden/>
    <w:unhideWhenUsed/>
    <w:rsid w:val="00F732E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32E6"/>
    <w:rPr>
      <w:rFonts w:ascii="Tahoma" w:hAnsi="Tahoma" w:cs="Tahoma"/>
      <w:sz w:val="16"/>
      <w:szCs w:val="16"/>
    </w:rPr>
  </w:style>
  <w:style w:type="paragraph" w:styleId="En-tte">
    <w:name w:val="header"/>
    <w:basedOn w:val="Normal"/>
    <w:link w:val="En-tteCar"/>
    <w:uiPriority w:val="99"/>
    <w:unhideWhenUsed/>
    <w:rsid w:val="00F732E6"/>
    <w:pPr>
      <w:tabs>
        <w:tab w:val="center" w:pos="4320"/>
        <w:tab w:val="right" w:pos="8640"/>
      </w:tabs>
      <w:spacing w:after="0" w:line="240" w:lineRule="auto"/>
    </w:pPr>
  </w:style>
  <w:style w:type="character" w:customStyle="1" w:styleId="En-tteCar">
    <w:name w:val="En-tête Car"/>
    <w:basedOn w:val="Policepardfaut"/>
    <w:link w:val="En-tte"/>
    <w:uiPriority w:val="99"/>
    <w:rsid w:val="00F732E6"/>
  </w:style>
  <w:style w:type="paragraph" w:styleId="Pieddepage">
    <w:name w:val="footer"/>
    <w:basedOn w:val="Normal"/>
    <w:link w:val="PieddepageCar"/>
    <w:uiPriority w:val="99"/>
    <w:unhideWhenUsed/>
    <w:rsid w:val="00F732E6"/>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732E6"/>
  </w:style>
  <w:style w:type="character" w:customStyle="1" w:styleId="Titre1Car">
    <w:name w:val="Titre 1 Car"/>
    <w:basedOn w:val="Policepardfaut"/>
    <w:link w:val="Titre1"/>
    <w:uiPriority w:val="9"/>
    <w:rsid w:val="00F732E6"/>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F732E6"/>
    <w:pPr>
      <w:outlineLvl w:val="9"/>
    </w:pPr>
    <w:rPr>
      <w:lang w:eastAsia="fr-CA"/>
    </w:rPr>
  </w:style>
  <w:style w:type="paragraph" w:styleId="TM2">
    <w:name w:val="toc 2"/>
    <w:basedOn w:val="Normal"/>
    <w:next w:val="Normal"/>
    <w:autoRedefine/>
    <w:uiPriority w:val="39"/>
    <w:unhideWhenUsed/>
    <w:qFormat/>
    <w:rsid w:val="00F732E6"/>
    <w:pPr>
      <w:spacing w:after="100"/>
      <w:ind w:left="220"/>
    </w:pPr>
    <w:rPr>
      <w:rFonts w:eastAsiaTheme="minorEastAsia"/>
      <w:lang w:eastAsia="fr-CA"/>
    </w:rPr>
  </w:style>
  <w:style w:type="paragraph" w:styleId="TM1">
    <w:name w:val="toc 1"/>
    <w:basedOn w:val="Normal"/>
    <w:next w:val="Normal"/>
    <w:autoRedefine/>
    <w:uiPriority w:val="39"/>
    <w:unhideWhenUsed/>
    <w:qFormat/>
    <w:rsid w:val="00F732E6"/>
    <w:pPr>
      <w:spacing w:after="100"/>
    </w:pPr>
    <w:rPr>
      <w:rFonts w:eastAsiaTheme="minorEastAsia"/>
      <w:lang w:eastAsia="fr-CA"/>
    </w:rPr>
  </w:style>
  <w:style w:type="paragraph" w:styleId="TM3">
    <w:name w:val="toc 3"/>
    <w:basedOn w:val="Normal"/>
    <w:next w:val="Normal"/>
    <w:autoRedefine/>
    <w:uiPriority w:val="39"/>
    <w:unhideWhenUsed/>
    <w:qFormat/>
    <w:rsid w:val="00F732E6"/>
    <w:pPr>
      <w:spacing w:after="100"/>
      <w:ind w:left="440"/>
    </w:pPr>
    <w:rPr>
      <w:rFonts w:eastAsiaTheme="minorEastAsia"/>
      <w:lang w:eastAsia="fr-CA"/>
    </w:rPr>
  </w:style>
  <w:style w:type="character" w:styleId="Lienhypertexte">
    <w:name w:val="Hyperlink"/>
    <w:basedOn w:val="Policepardfaut"/>
    <w:uiPriority w:val="99"/>
    <w:unhideWhenUsed/>
    <w:rsid w:val="00A3123E"/>
    <w:rPr>
      <w:color w:val="0000FF" w:themeColor="hyperlink"/>
      <w:u w:val="single"/>
    </w:rPr>
  </w:style>
  <w:style w:type="paragraph" w:styleId="Notedebasdepage">
    <w:name w:val="footnote text"/>
    <w:basedOn w:val="Normal"/>
    <w:link w:val="NotedebasdepageCar"/>
    <w:uiPriority w:val="99"/>
    <w:semiHidden/>
    <w:unhideWhenUsed/>
    <w:rsid w:val="00BF40E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F40E1"/>
    <w:rPr>
      <w:sz w:val="20"/>
      <w:szCs w:val="20"/>
    </w:rPr>
  </w:style>
  <w:style w:type="character" w:styleId="Appelnotedebasdep">
    <w:name w:val="footnote reference"/>
    <w:basedOn w:val="Policepardfaut"/>
    <w:uiPriority w:val="99"/>
    <w:semiHidden/>
    <w:unhideWhenUsed/>
    <w:rsid w:val="00BF40E1"/>
    <w:rPr>
      <w:vertAlign w:val="superscript"/>
    </w:rPr>
  </w:style>
  <w:style w:type="paragraph" w:styleId="Paragraphedeliste">
    <w:name w:val="List Paragraph"/>
    <w:basedOn w:val="Normal"/>
    <w:uiPriority w:val="34"/>
    <w:qFormat/>
    <w:rsid w:val="00BF40E1"/>
    <w:pPr>
      <w:ind w:left="720"/>
      <w:contextualSpacing/>
    </w:pPr>
  </w:style>
  <w:style w:type="table" w:styleId="Grilledutableau">
    <w:name w:val="Table Grid"/>
    <w:basedOn w:val="TableauNormal"/>
    <w:uiPriority w:val="59"/>
    <w:rsid w:val="00D06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00170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3B6B85"/>
    <w:rPr>
      <w:rFonts w:asciiTheme="majorHAnsi" w:eastAsiaTheme="majorEastAsia" w:hAnsiTheme="majorHAnsi" w:cstheme="majorBidi"/>
      <w:b/>
      <w:bCs/>
      <w:color w:val="4BACC6" w:themeColor="accent5"/>
    </w:rPr>
  </w:style>
  <w:style w:type="character" w:styleId="Marquedecommentaire">
    <w:name w:val="annotation reference"/>
    <w:basedOn w:val="Policepardfaut"/>
    <w:uiPriority w:val="99"/>
    <w:semiHidden/>
    <w:unhideWhenUsed/>
    <w:rsid w:val="00501138"/>
    <w:rPr>
      <w:sz w:val="16"/>
      <w:szCs w:val="16"/>
    </w:rPr>
  </w:style>
  <w:style w:type="paragraph" w:styleId="Commentaire">
    <w:name w:val="annotation text"/>
    <w:basedOn w:val="Normal"/>
    <w:link w:val="CommentaireCar"/>
    <w:uiPriority w:val="99"/>
    <w:semiHidden/>
    <w:unhideWhenUsed/>
    <w:rsid w:val="00501138"/>
    <w:pPr>
      <w:spacing w:line="240" w:lineRule="auto"/>
    </w:pPr>
    <w:rPr>
      <w:sz w:val="20"/>
      <w:szCs w:val="20"/>
    </w:rPr>
  </w:style>
  <w:style w:type="character" w:customStyle="1" w:styleId="CommentaireCar">
    <w:name w:val="Commentaire Car"/>
    <w:basedOn w:val="Policepardfaut"/>
    <w:link w:val="Commentaire"/>
    <w:uiPriority w:val="99"/>
    <w:semiHidden/>
    <w:rsid w:val="00501138"/>
    <w:rPr>
      <w:sz w:val="20"/>
      <w:szCs w:val="20"/>
    </w:rPr>
  </w:style>
  <w:style w:type="paragraph" w:styleId="Objetducommentaire">
    <w:name w:val="annotation subject"/>
    <w:basedOn w:val="Commentaire"/>
    <w:next w:val="Commentaire"/>
    <w:link w:val="ObjetducommentaireCar"/>
    <w:uiPriority w:val="99"/>
    <w:semiHidden/>
    <w:unhideWhenUsed/>
    <w:rsid w:val="00501138"/>
    <w:rPr>
      <w:b/>
      <w:bCs/>
    </w:rPr>
  </w:style>
  <w:style w:type="character" w:customStyle="1" w:styleId="ObjetducommentaireCar">
    <w:name w:val="Objet du commentaire Car"/>
    <w:basedOn w:val="CommentaireCar"/>
    <w:link w:val="Objetducommentaire"/>
    <w:uiPriority w:val="99"/>
    <w:semiHidden/>
    <w:rsid w:val="00501138"/>
    <w:rPr>
      <w:b/>
      <w:bCs/>
      <w:sz w:val="20"/>
      <w:szCs w:val="20"/>
    </w:rPr>
  </w:style>
  <w:style w:type="paragraph" w:styleId="Rvision">
    <w:name w:val="Revision"/>
    <w:hidden/>
    <w:uiPriority w:val="99"/>
    <w:semiHidden/>
    <w:rsid w:val="00E6237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5386995">
      <w:bodyDiv w:val="1"/>
      <w:marLeft w:val="0"/>
      <w:marRight w:val="0"/>
      <w:marTop w:val="0"/>
      <w:marBottom w:val="0"/>
      <w:divBdr>
        <w:top w:val="none" w:sz="0" w:space="0" w:color="auto"/>
        <w:left w:val="none" w:sz="0" w:space="0" w:color="auto"/>
        <w:bottom w:val="none" w:sz="0" w:space="0" w:color="auto"/>
        <w:right w:val="none" w:sz="0" w:space="0" w:color="auto"/>
      </w:divBdr>
    </w:div>
    <w:div w:id="1051880287">
      <w:bodyDiv w:val="1"/>
      <w:marLeft w:val="0"/>
      <w:marRight w:val="0"/>
      <w:marTop w:val="0"/>
      <w:marBottom w:val="0"/>
      <w:divBdr>
        <w:top w:val="none" w:sz="0" w:space="0" w:color="auto"/>
        <w:left w:val="none" w:sz="0" w:space="0" w:color="auto"/>
        <w:bottom w:val="none" w:sz="0" w:space="0" w:color="auto"/>
        <w:right w:val="none" w:sz="0" w:space="0" w:color="auto"/>
      </w:divBdr>
    </w:div>
    <w:div w:id="1297220440">
      <w:bodyDiv w:val="1"/>
      <w:marLeft w:val="0"/>
      <w:marRight w:val="0"/>
      <w:marTop w:val="0"/>
      <w:marBottom w:val="0"/>
      <w:divBdr>
        <w:top w:val="none" w:sz="0" w:space="0" w:color="auto"/>
        <w:left w:val="none" w:sz="0" w:space="0" w:color="auto"/>
        <w:bottom w:val="none" w:sz="0" w:space="0" w:color="auto"/>
        <w:right w:val="none" w:sz="0" w:space="0" w:color="auto"/>
      </w:divBdr>
    </w:div>
    <w:div w:id="1579289760">
      <w:bodyDiv w:val="1"/>
      <w:marLeft w:val="0"/>
      <w:marRight w:val="0"/>
      <w:marTop w:val="0"/>
      <w:marBottom w:val="0"/>
      <w:divBdr>
        <w:top w:val="none" w:sz="0" w:space="0" w:color="auto"/>
        <w:left w:val="none" w:sz="0" w:space="0" w:color="auto"/>
        <w:bottom w:val="none" w:sz="0" w:space="0" w:color="auto"/>
        <w:right w:val="none" w:sz="0" w:space="0" w:color="auto"/>
      </w:divBdr>
    </w:div>
    <w:div w:id="1665625179">
      <w:bodyDiv w:val="1"/>
      <w:marLeft w:val="0"/>
      <w:marRight w:val="0"/>
      <w:marTop w:val="0"/>
      <w:marBottom w:val="0"/>
      <w:divBdr>
        <w:top w:val="none" w:sz="0" w:space="0" w:color="auto"/>
        <w:left w:val="none" w:sz="0" w:space="0" w:color="auto"/>
        <w:bottom w:val="none" w:sz="0" w:space="0" w:color="auto"/>
        <w:right w:val="none" w:sz="0" w:space="0" w:color="auto"/>
      </w:divBdr>
    </w:div>
    <w:div w:id="205719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fontTable" Target="fontTable.xml"/><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10" Type="http://schemas.openxmlformats.org/officeDocument/2006/relationships/image" Target="media/image3.jpeg"/><Relationship Id="rId19" Type="http://schemas.openxmlformats.org/officeDocument/2006/relationships/image" Target="media/image6.jpg"/><Relationship Id="rId31" Type="http://schemas.openxmlformats.org/officeDocument/2006/relationships/image" Target="media/image18.JP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5EEDA25EC34A5D92D494E0CC9A27EA"/>
        <w:category>
          <w:name w:val="Général"/>
          <w:gallery w:val="placeholder"/>
        </w:category>
        <w:types>
          <w:type w:val="bbPlcHdr"/>
        </w:types>
        <w:behaviors>
          <w:behavior w:val="content"/>
        </w:behaviors>
        <w:guid w:val="{FDD2233C-69C8-45CA-BA1A-3EBD2D7ECAB7}"/>
      </w:docPartPr>
      <w:docPartBody>
        <w:p w:rsidR="004C10B6" w:rsidRDefault="0039465B" w:rsidP="0039465B">
          <w:pPr>
            <w:pStyle w:val="E15EEDA25EC34A5D92D494E0CC9A27EA"/>
          </w:pPr>
          <w:r>
            <w:rPr>
              <w:rFonts w:asciiTheme="majorHAnsi" w:hAnsiTheme="majorHAnsi"/>
              <w:sz w:val="80"/>
              <w:szCs w:val="80"/>
              <w:lang w:val="fr-FR"/>
            </w:rPr>
            <w:t>[Titre du document]</w:t>
          </w:r>
        </w:p>
      </w:docPartBody>
    </w:docPart>
    <w:docPart>
      <w:docPartPr>
        <w:name w:val="993EF469503D4F1998956F5FABCF9524"/>
        <w:category>
          <w:name w:val="Général"/>
          <w:gallery w:val="placeholder"/>
        </w:category>
        <w:types>
          <w:type w:val="bbPlcHdr"/>
        </w:types>
        <w:behaviors>
          <w:behavior w:val="content"/>
        </w:behaviors>
        <w:guid w:val="{EDB47E1B-EFCD-4B58-BA43-22613D64C75D}"/>
      </w:docPartPr>
      <w:docPartBody>
        <w:p w:rsidR="004C10B6" w:rsidRDefault="0039465B" w:rsidP="0039465B">
          <w:pPr>
            <w:pStyle w:val="993EF469503D4F1998956F5FABCF9524"/>
          </w:pPr>
          <w:r>
            <w:rPr>
              <w:rFonts w:asciiTheme="majorHAnsi" w:hAnsiTheme="majorHAnsi"/>
              <w:sz w:val="44"/>
              <w:szCs w:val="4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65B"/>
    <w:rsid w:val="0039465B"/>
    <w:rsid w:val="00400353"/>
    <w:rsid w:val="00490569"/>
    <w:rsid w:val="004C10B6"/>
    <w:rsid w:val="005B6E94"/>
    <w:rsid w:val="005F3429"/>
    <w:rsid w:val="007C6C98"/>
    <w:rsid w:val="007E0AA0"/>
    <w:rsid w:val="008B3BF2"/>
    <w:rsid w:val="00916F4C"/>
    <w:rsid w:val="00DA6EE1"/>
    <w:rsid w:val="00EE62A5"/>
    <w:rsid w:val="00F379A7"/>
    <w:rsid w:val="00F5232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15EEDA25EC34A5D92D494E0CC9A27EA">
    <w:name w:val="E15EEDA25EC34A5D92D494E0CC9A27EA"/>
    <w:rsid w:val="0039465B"/>
  </w:style>
  <w:style w:type="paragraph" w:customStyle="1" w:styleId="993EF469503D4F1998956F5FABCF9524">
    <w:name w:val="993EF469503D4F1998956F5FABCF9524"/>
    <w:rsid w:val="0039465B"/>
  </w:style>
  <w:style w:type="paragraph" w:customStyle="1" w:styleId="B9B113CDBB004A199246BB16F576C989">
    <w:name w:val="B9B113CDBB004A199246BB16F576C989"/>
    <w:rsid w:val="0039465B"/>
  </w:style>
  <w:style w:type="paragraph" w:customStyle="1" w:styleId="A1AD6FF3DCE3434B8802BCDB70528383">
    <w:name w:val="A1AD6FF3DCE3434B8802BCDB70528383"/>
    <w:rsid w:val="0039465B"/>
  </w:style>
  <w:style w:type="paragraph" w:customStyle="1" w:styleId="C9ECB297B9004C99824684A84709F3DE">
    <w:name w:val="C9ECB297B9004C99824684A84709F3DE"/>
    <w:rsid w:val="0039465B"/>
  </w:style>
  <w:style w:type="paragraph" w:customStyle="1" w:styleId="D8234D343CB44E05AF51761FF1D2C4C4">
    <w:name w:val="D8234D343CB44E05AF51761FF1D2C4C4"/>
    <w:rsid w:val="0039465B"/>
  </w:style>
  <w:style w:type="paragraph" w:customStyle="1" w:styleId="136E9FB98D3A42F58284F0D379EAF3B3">
    <w:name w:val="136E9FB98D3A42F58284F0D379EAF3B3"/>
    <w:rsid w:val="0039465B"/>
  </w:style>
  <w:style w:type="paragraph" w:customStyle="1" w:styleId="742751F2FED143A7AD128F9CD5B4781C">
    <w:name w:val="742751F2FED143A7AD128F9CD5B4781C"/>
    <w:rsid w:val="0039465B"/>
  </w:style>
  <w:style w:type="paragraph" w:customStyle="1" w:styleId="7C7805EC2BFF48378834731D039CD547">
    <w:name w:val="7C7805EC2BFF48378834731D039CD547"/>
    <w:rsid w:val="0039465B"/>
  </w:style>
  <w:style w:type="paragraph" w:customStyle="1" w:styleId="D009F3959ED845B7B425185E6D7291C1">
    <w:name w:val="D009F3959ED845B7B425185E6D7291C1"/>
    <w:rsid w:val="0039465B"/>
  </w:style>
  <w:style w:type="paragraph" w:customStyle="1" w:styleId="BF69899B7E84486A80CE19491AB6A042">
    <w:name w:val="BF69899B7E84486A80CE19491AB6A042"/>
    <w:rsid w:val="0039465B"/>
  </w:style>
  <w:style w:type="paragraph" w:customStyle="1" w:styleId="38BD667678E440019DA8AB3FD61EF9E9">
    <w:name w:val="38BD667678E440019DA8AB3FD61EF9E9"/>
    <w:rsid w:val="0039465B"/>
  </w:style>
  <w:style w:type="paragraph" w:customStyle="1" w:styleId="6F14A0D510724FFABCD21905722826A5">
    <w:name w:val="6F14A0D510724FFABCD21905722826A5"/>
    <w:rsid w:val="00394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8F563B-8AA5-4457-A8CB-3C9AA280C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65</Pages>
  <Words>7037</Words>
  <Characters>38705</Characters>
  <Application>Microsoft Office Word</Application>
  <DocSecurity>0</DocSecurity>
  <Lines>322</Lines>
  <Paragraphs>91</Paragraphs>
  <ScaleCrop>false</ScaleCrop>
  <HeadingPairs>
    <vt:vector size="2" baseType="variant">
      <vt:variant>
        <vt:lpstr>Titre</vt:lpstr>
      </vt:variant>
      <vt:variant>
        <vt:i4>1</vt:i4>
      </vt:variant>
    </vt:vector>
  </HeadingPairs>
  <TitlesOfParts>
    <vt:vector size="1" baseType="lpstr">
      <vt:lpstr>Projet Modélisation</vt:lpstr>
    </vt:vector>
  </TitlesOfParts>
  <Company/>
  <LinksUpToDate>false</LinksUpToDate>
  <CharactersWithSpaces>45651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Modélisation</dc:title>
  <dc:subject>Festival d’humour</dc:subject>
  <dc:creator>Utilisateur</dc:creator>
  <cp:keywords/>
  <dc:description/>
  <cp:lastModifiedBy>utilisateur</cp:lastModifiedBy>
  <cp:revision>5</cp:revision>
  <dcterms:created xsi:type="dcterms:W3CDTF">2016-05-13T16:08:00Z</dcterms:created>
  <dcterms:modified xsi:type="dcterms:W3CDTF">2016-08-31T21:30:00Z</dcterms:modified>
</cp:coreProperties>
</file>